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1785" w14:textId="77777777" w:rsidR="00641B59" w:rsidRDefault="00000000">
      <w:pPr>
        <w:pStyle w:val="Heading1"/>
        <w:spacing w:before="0" w:line="360" w:lineRule="auto"/>
        <w:jc w:val="center"/>
        <w:rPr>
          <w:color w:val="000000"/>
          <w:sz w:val="36"/>
          <w:szCs w:val="36"/>
          <w:u w:val="single"/>
        </w:rPr>
      </w:pPr>
      <w:r>
        <w:rPr>
          <w:color w:val="000000"/>
          <w:sz w:val="36"/>
          <w:szCs w:val="36"/>
          <w:u w:val="single"/>
        </w:rPr>
        <w:t>Football Deformation and Contact Analysis System</w:t>
      </w:r>
    </w:p>
    <w:p w14:paraId="7C362C5E" w14:textId="77777777" w:rsidR="00641B59" w:rsidRDefault="00000000">
      <w:pPr>
        <w:pStyle w:val="Heading2"/>
        <w:spacing w:before="0" w:line="360" w:lineRule="auto"/>
        <w:rPr>
          <w:color w:val="000000"/>
          <w:sz w:val="28"/>
          <w:szCs w:val="28"/>
        </w:rPr>
      </w:pPr>
      <w:r>
        <w:rPr>
          <w:color w:val="000000"/>
          <w:sz w:val="28"/>
          <w:szCs w:val="28"/>
        </w:rPr>
        <w:t>1. Project Overview</w:t>
      </w:r>
    </w:p>
    <w:p w14:paraId="4551174C" w14:textId="77777777" w:rsidR="00641B59"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aims to analyze the deformation and contact characteristics of a football during impact with a surface. The system processes video frames to detect the ball, measure its deformation, and track contact points with the surface. The processed data is used to extract insights into football dynamics, including contact length and shape deformation.</w:t>
      </w:r>
    </w:p>
    <w:p w14:paraId="52F78FE8" w14:textId="77777777" w:rsidR="00641B59" w:rsidRDefault="00000000">
      <w:pPr>
        <w:pStyle w:val="Heading2"/>
        <w:spacing w:before="0" w:line="360" w:lineRule="auto"/>
        <w:rPr>
          <w:color w:val="000000"/>
          <w:sz w:val="28"/>
          <w:szCs w:val="28"/>
        </w:rPr>
      </w:pPr>
      <w:r>
        <w:rPr>
          <w:color w:val="000000"/>
          <w:sz w:val="28"/>
          <w:szCs w:val="28"/>
        </w:rPr>
        <w:t>2. System Workflow</w:t>
      </w:r>
    </w:p>
    <w:p w14:paraId="7E589430" w14:textId="77777777" w:rsidR="00641B5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Video Frame Processing</w:t>
      </w:r>
      <w:r>
        <w:rPr>
          <w:rFonts w:ascii="Times New Roman" w:eastAsia="Times New Roman" w:hAnsi="Times New Roman" w:cs="Times New Roman"/>
          <w:color w:val="000000"/>
          <w:sz w:val="24"/>
          <w:szCs w:val="24"/>
        </w:rPr>
        <w:t>: The system loads a sequence of images containing the football in motion.</w:t>
      </w:r>
    </w:p>
    <w:p w14:paraId="2739FEA2" w14:textId="77777777" w:rsidR="00641B5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Surface Line Detection</w:t>
      </w:r>
      <w:r>
        <w:rPr>
          <w:rFonts w:ascii="Times New Roman" w:eastAsia="Times New Roman" w:hAnsi="Times New Roman" w:cs="Times New Roman"/>
          <w:color w:val="000000"/>
          <w:sz w:val="24"/>
          <w:szCs w:val="24"/>
        </w:rPr>
        <w:t>: Uses Hough Transform to detect the surface for reference.</w:t>
      </w:r>
    </w:p>
    <w:p w14:paraId="76EA56CE" w14:textId="77777777" w:rsidR="00641B5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Football Detection</w:t>
      </w:r>
      <w:r>
        <w:rPr>
          <w:rFonts w:ascii="Times New Roman" w:eastAsia="Times New Roman" w:hAnsi="Times New Roman" w:cs="Times New Roman"/>
          <w:color w:val="000000"/>
          <w:sz w:val="24"/>
          <w:szCs w:val="24"/>
        </w:rPr>
        <w:t>:</w:t>
      </w:r>
    </w:p>
    <w:p w14:paraId="17110164" w14:textId="77777777" w:rsidR="00641B5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Detects the ball using Hough Circles.</w:t>
      </w:r>
    </w:p>
    <w:p w14:paraId="026F2A2E" w14:textId="77777777" w:rsidR="00641B5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a Kalman Filter to stabilize detection.</w:t>
      </w:r>
    </w:p>
    <w:p w14:paraId="7DB1D9CF" w14:textId="77777777" w:rsidR="00641B5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Feature Extraction</w:t>
      </w:r>
      <w:r>
        <w:rPr>
          <w:rFonts w:ascii="Times New Roman" w:eastAsia="Times New Roman" w:hAnsi="Times New Roman" w:cs="Times New Roman"/>
          <w:color w:val="000000"/>
          <w:sz w:val="24"/>
          <w:szCs w:val="24"/>
        </w:rPr>
        <w:t>:</w:t>
      </w:r>
    </w:p>
    <w:p w14:paraId="2AFDD5C3" w14:textId="77777777" w:rsidR="00641B5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Identifies key points (top, bottom, and contact points).</w:t>
      </w:r>
    </w:p>
    <w:p w14:paraId="66FE521C" w14:textId="77777777" w:rsidR="00641B5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Measures ball diameter and deformation.</w:t>
      </w:r>
    </w:p>
    <w:p w14:paraId="45A0E5D2" w14:textId="77777777" w:rsidR="00641B5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Tracks contact length when the ball touches the surface.</w:t>
      </w:r>
    </w:p>
    <w:p w14:paraId="489D8779" w14:textId="77777777" w:rsidR="00641B5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 Storage</w:t>
      </w:r>
      <w:r>
        <w:rPr>
          <w:rFonts w:ascii="Times New Roman" w:eastAsia="Times New Roman" w:hAnsi="Times New Roman" w:cs="Times New Roman"/>
          <w:color w:val="000000"/>
          <w:sz w:val="24"/>
          <w:szCs w:val="24"/>
        </w:rPr>
        <w:t>:</w:t>
      </w:r>
    </w:p>
    <w:p w14:paraId="5E631328" w14:textId="77777777" w:rsidR="00641B5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Saves processed data in CSV format.</w:t>
      </w:r>
    </w:p>
    <w:p w14:paraId="19E2DC72" w14:textId="77777777" w:rsidR="00641B5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Generates graphs for insights.</w:t>
      </w:r>
    </w:p>
    <w:p w14:paraId="2F2FBF02" w14:textId="77777777" w:rsidR="00641B59" w:rsidRDefault="00000000">
      <w:pPr>
        <w:pStyle w:val="Heading2"/>
        <w:spacing w:before="0" w:line="360" w:lineRule="auto"/>
        <w:rPr>
          <w:color w:val="000000"/>
          <w:sz w:val="28"/>
          <w:szCs w:val="28"/>
        </w:rPr>
      </w:pPr>
      <w:r>
        <w:rPr>
          <w:color w:val="000000"/>
          <w:sz w:val="28"/>
          <w:szCs w:val="28"/>
        </w:rPr>
        <w:t>3. Input and Output Details</w:t>
      </w:r>
    </w:p>
    <w:p w14:paraId="55BF6F0A" w14:textId="77777777" w:rsidR="00641B59" w:rsidRDefault="00000000">
      <w:pPr>
        <w:pStyle w:val="Heading3"/>
        <w:spacing w:before="0" w:line="360" w:lineRule="auto"/>
        <w:rPr>
          <w:color w:val="000000"/>
          <w:sz w:val="24"/>
          <w:szCs w:val="24"/>
        </w:rPr>
      </w:pPr>
      <w:r>
        <w:rPr>
          <w:color w:val="000000"/>
          <w:sz w:val="24"/>
          <w:szCs w:val="24"/>
        </w:rPr>
        <w:t>Input</w:t>
      </w:r>
    </w:p>
    <w:p w14:paraId="2C13BF21" w14:textId="77777777" w:rsidR="00641B59"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Sequential frames of a football drop (image files in </w:t>
      </w:r>
      <w:r>
        <w:rPr>
          <w:rFonts w:ascii="Courier New" w:eastAsia="Courier New" w:hAnsi="Courier New" w:cs="Courier New"/>
          <w:color w:val="000000"/>
          <w:sz w:val="20"/>
          <w:szCs w:val="20"/>
        </w:rPr>
        <w:t>.bmp</w:t>
      </w:r>
      <w:r>
        <w:rPr>
          <w:rFonts w:ascii="Times New Roman" w:eastAsia="Times New Roman" w:hAnsi="Times New Roman" w:cs="Times New Roman"/>
          <w:color w:val="000000"/>
          <w:sz w:val="24"/>
          <w:szCs w:val="24"/>
        </w:rPr>
        <w:t xml:space="preserve"> format).</w:t>
      </w:r>
    </w:p>
    <w:p w14:paraId="0C982F6E" w14:textId="77777777" w:rsidR="00641B59" w:rsidRDefault="00000000">
      <w:pPr>
        <w:pStyle w:val="Heading3"/>
        <w:spacing w:before="0" w:line="360" w:lineRule="auto"/>
        <w:rPr>
          <w:color w:val="000000"/>
          <w:sz w:val="24"/>
          <w:szCs w:val="24"/>
        </w:rPr>
      </w:pPr>
      <w:r>
        <w:rPr>
          <w:color w:val="000000"/>
          <w:sz w:val="24"/>
          <w:szCs w:val="24"/>
        </w:rPr>
        <w:t>Output</w:t>
      </w:r>
    </w:p>
    <w:p w14:paraId="45604BA7" w14:textId="77777777" w:rsidR="00641B59"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CSV Files:</w:t>
      </w:r>
    </w:p>
    <w:p w14:paraId="1A432474" w14:textId="77777777" w:rsidR="00641B59"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0"/>
          <w:szCs w:val="20"/>
        </w:rPr>
        <w:t>ball_deformation_data.csv</w:t>
      </w:r>
      <w:r>
        <w:rPr>
          <w:rFonts w:ascii="Times New Roman" w:eastAsia="Times New Roman" w:hAnsi="Times New Roman" w:cs="Times New Roman"/>
          <w:color w:val="000000"/>
          <w:sz w:val="24"/>
          <w:szCs w:val="24"/>
        </w:rPr>
        <w:t xml:space="preserve"> (Frame-wise ball position, diameter, and contact length)</w:t>
      </w:r>
    </w:p>
    <w:p w14:paraId="1CDA475E" w14:textId="77777777" w:rsidR="00641B59"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Courier New" w:eastAsia="Courier New" w:hAnsi="Courier New" w:cs="Courier New"/>
          <w:color w:val="000000"/>
          <w:sz w:val="20"/>
          <w:szCs w:val="20"/>
        </w:rPr>
        <w:t>dot_positions.csv</w:t>
      </w:r>
      <w:r>
        <w:rPr>
          <w:rFonts w:ascii="Times New Roman" w:eastAsia="Times New Roman" w:hAnsi="Times New Roman" w:cs="Times New Roman"/>
          <w:color w:val="000000"/>
          <w:sz w:val="24"/>
          <w:szCs w:val="24"/>
        </w:rPr>
        <w:t xml:space="preserve"> (Frame-wise positions of top, bottom, and contact points)</w:t>
      </w:r>
    </w:p>
    <w:p w14:paraId="7CF090B9" w14:textId="77777777" w:rsidR="00641B59"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Graphs:</w:t>
      </w:r>
    </w:p>
    <w:p w14:paraId="33ED1686" w14:textId="77777777" w:rsidR="00641B59"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X-coordinates of dots over time</w:t>
      </w:r>
    </w:p>
    <w:p w14:paraId="2985DC56" w14:textId="77777777" w:rsidR="00641B59"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Diameter changes over time</w:t>
      </w:r>
    </w:p>
    <w:p w14:paraId="0F6297ED" w14:textId="77777777" w:rsidR="00641B59"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Contact time changes over time</w:t>
      </w:r>
    </w:p>
    <w:p w14:paraId="546B19EA" w14:textId="77777777" w:rsidR="00641B59"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Y-coordinates of dots over time</w:t>
      </w:r>
    </w:p>
    <w:p w14:paraId="2BCE1667" w14:textId="77777777" w:rsidR="00641B59"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Trajectories of dots (X vs Y)</w:t>
      </w:r>
    </w:p>
    <w:p w14:paraId="1C3E3294" w14:textId="77777777" w:rsidR="00641B59"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Images with Detected Features:</w:t>
      </w:r>
    </w:p>
    <w:p w14:paraId="19272458" w14:textId="77777777" w:rsidR="00641B59"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processed frames showing ball detection and contact points</w:t>
      </w:r>
    </w:p>
    <w:p w14:paraId="0DAA0FE0" w14:textId="77777777" w:rsidR="00641B59" w:rsidRDefault="00000000">
      <w:pPr>
        <w:pStyle w:val="Heading2"/>
        <w:spacing w:before="0" w:line="360" w:lineRule="auto"/>
        <w:rPr>
          <w:color w:val="000000"/>
          <w:sz w:val="28"/>
          <w:szCs w:val="28"/>
        </w:rPr>
      </w:pPr>
      <w:r>
        <w:rPr>
          <w:color w:val="000000"/>
          <w:sz w:val="28"/>
          <w:szCs w:val="28"/>
        </w:rPr>
        <w:t>4. Key Features and Methodologies</w:t>
      </w:r>
    </w:p>
    <w:p w14:paraId="502FB7ED" w14:textId="77777777" w:rsidR="00641B59" w:rsidRDefault="00000000">
      <w:pPr>
        <w:pStyle w:val="Heading3"/>
        <w:spacing w:before="0" w:line="360" w:lineRule="auto"/>
        <w:rPr>
          <w:color w:val="000000"/>
          <w:sz w:val="24"/>
          <w:szCs w:val="24"/>
        </w:rPr>
      </w:pPr>
      <w:r>
        <w:rPr>
          <w:color w:val="000000"/>
          <w:sz w:val="24"/>
          <w:szCs w:val="24"/>
        </w:rPr>
        <w:t>4.1. Circle Detection and Stabilization</w:t>
      </w:r>
    </w:p>
    <w:p w14:paraId="51AFD7BD" w14:textId="77777777" w:rsidR="00641B59"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Uses </w:t>
      </w:r>
      <w:r>
        <w:rPr>
          <w:rFonts w:ascii="Courier New" w:eastAsia="Courier New" w:hAnsi="Courier New" w:cs="Courier New"/>
          <w:color w:val="000000"/>
          <w:sz w:val="20"/>
          <w:szCs w:val="20"/>
        </w:rPr>
        <w:t>cv2.HoughCircles</w:t>
      </w:r>
      <w:r>
        <w:rPr>
          <w:rFonts w:ascii="Times New Roman" w:eastAsia="Times New Roman" w:hAnsi="Times New Roman" w:cs="Times New Roman"/>
          <w:color w:val="000000"/>
          <w:sz w:val="24"/>
          <w:szCs w:val="24"/>
        </w:rPr>
        <w:t xml:space="preserve"> for football detection.</w:t>
      </w:r>
    </w:p>
    <w:p w14:paraId="61F442ED" w14:textId="77777777" w:rsidR="00641B59"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Implements a </w:t>
      </w:r>
      <w:r>
        <w:rPr>
          <w:rFonts w:ascii="Times New Roman" w:eastAsia="Times New Roman" w:hAnsi="Times New Roman" w:cs="Times New Roman"/>
          <w:b/>
          <w:color w:val="000000"/>
          <w:sz w:val="24"/>
          <w:szCs w:val="24"/>
        </w:rPr>
        <w:t>Kalman Filter</w:t>
      </w:r>
      <w:r>
        <w:rPr>
          <w:rFonts w:ascii="Times New Roman" w:eastAsia="Times New Roman" w:hAnsi="Times New Roman" w:cs="Times New Roman"/>
          <w:color w:val="000000"/>
          <w:sz w:val="24"/>
          <w:szCs w:val="24"/>
        </w:rPr>
        <w:t xml:space="preserve"> for smoothing the detected center and radius.</w:t>
      </w:r>
    </w:p>
    <w:p w14:paraId="72B8730F" w14:textId="77777777" w:rsidR="00641B59" w:rsidRDefault="00000000">
      <w:pPr>
        <w:pStyle w:val="Heading3"/>
        <w:spacing w:before="0" w:line="360" w:lineRule="auto"/>
        <w:rPr>
          <w:color w:val="000000"/>
          <w:sz w:val="24"/>
          <w:szCs w:val="24"/>
        </w:rPr>
      </w:pPr>
      <w:r>
        <w:rPr>
          <w:color w:val="000000"/>
          <w:sz w:val="24"/>
          <w:szCs w:val="24"/>
        </w:rPr>
        <w:t>4.2. Contact Detection</w:t>
      </w:r>
    </w:p>
    <w:p w14:paraId="2922F50C" w14:textId="77777777" w:rsidR="00641B59"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Identifies when the football touches the surface.</w:t>
      </w:r>
    </w:p>
    <w:p w14:paraId="3D1F84BB" w14:textId="77777777" w:rsidR="00641B59"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Extracts the </w:t>
      </w:r>
      <w:r>
        <w:rPr>
          <w:rFonts w:ascii="Times New Roman" w:eastAsia="Times New Roman" w:hAnsi="Times New Roman" w:cs="Times New Roman"/>
          <w:b/>
          <w:color w:val="000000"/>
          <w:sz w:val="24"/>
          <w:szCs w:val="24"/>
        </w:rPr>
        <w:t>contact length</w:t>
      </w:r>
      <w:r>
        <w:rPr>
          <w:rFonts w:ascii="Times New Roman" w:eastAsia="Times New Roman" w:hAnsi="Times New Roman" w:cs="Times New Roman"/>
          <w:color w:val="000000"/>
          <w:sz w:val="24"/>
          <w:szCs w:val="24"/>
        </w:rPr>
        <w:t xml:space="preserve"> by solving the circle-surface intersection.</w:t>
      </w:r>
    </w:p>
    <w:p w14:paraId="7D33DCB0" w14:textId="77777777" w:rsidR="00641B59" w:rsidRDefault="00000000">
      <w:pPr>
        <w:pStyle w:val="Heading3"/>
        <w:spacing w:before="0" w:line="360" w:lineRule="auto"/>
        <w:rPr>
          <w:color w:val="000000"/>
          <w:sz w:val="24"/>
          <w:szCs w:val="24"/>
        </w:rPr>
      </w:pPr>
      <w:r>
        <w:rPr>
          <w:color w:val="000000"/>
          <w:sz w:val="24"/>
          <w:szCs w:val="24"/>
        </w:rPr>
        <w:t>4.3. Data Visualization</w:t>
      </w:r>
    </w:p>
    <w:p w14:paraId="49A63536" w14:textId="77777777" w:rsidR="00641B59"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Below are the graphs representing the football deformation analysis:</w:t>
      </w:r>
    </w:p>
    <w:p w14:paraId="08543A67" w14:textId="77777777" w:rsidR="00641B59" w:rsidRDefault="00000000">
      <w:pPr>
        <w:pStyle w:val="Heading4"/>
        <w:spacing w:before="0" w:line="360" w:lineRule="auto"/>
        <w:rPr>
          <w:color w:val="000000"/>
        </w:rPr>
      </w:pPr>
      <w:r>
        <w:rPr>
          <w:color w:val="000000"/>
        </w:rPr>
        <w:t>X-Coordinates of Dots Over Time</w:t>
      </w:r>
    </w:p>
    <w:p w14:paraId="22513678" w14:textId="77777777" w:rsidR="00641B59" w:rsidRDefault="00000000">
      <w:r>
        <w:rPr>
          <w:noProof/>
        </w:rPr>
        <w:drawing>
          <wp:inline distT="0" distB="0" distL="0" distR="0" wp14:anchorId="3EB7BF5F" wp14:editId="2A358065">
            <wp:extent cx="6166722" cy="3250935"/>
            <wp:effectExtent l="0" t="0" r="0" b="0"/>
            <wp:docPr id="2047993532" name="image16.png" descr="A graph with blue and yellow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graph with blue and yellow lines&#10;&#10;AI-generated content may be incorrect."/>
                    <pic:cNvPicPr preferRelativeResize="0"/>
                  </pic:nvPicPr>
                  <pic:blipFill>
                    <a:blip r:embed="rId6"/>
                    <a:srcRect l="6712" t="6944" r="8101" b="3241"/>
                    <a:stretch>
                      <a:fillRect/>
                    </a:stretch>
                  </pic:blipFill>
                  <pic:spPr>
                    <a:xfrm>
                      <a:off x="0" y="0"/>
                      <a:ext cx="6166722" cy="3250935"/>
                    </a:xfrm>
                    <a:prstGeom prst="rect">
                      <a:avLst/>
                    </a:prstGeom>
                    <a:ln/>
                  </pic:spPr>
                </pic:pic>
              </a:graphicData>
            </a:graphic>
          </wp:inline>
        </w:drawing>
      </w:r>
    </w:p>
    <w:p w14:paraId="20A36426" w14:textId="77777777" w:rsidR="00641B59" w:rsidRDefault="00000000">
      <w:pPr>
        <w:pStyle w:val="Heading4"/>
        <w:spacing w:before="0" w:line="360" w:lineRule="auto"/>
        <w:rPr>
          <w:color w:val="000000"/>
        </w:rPr>
      </w:pPr>
      <w:r>
        <w:rPr>
          <w:color w:val="000000"/>
        </w:rPr>
        <w:lastRenderedPageBreak/>
        <w:t>Diameter Changes Over Time</w:t>
      </w:r>
    </w:p>
    <w:p w14:paraId="3745D561" w14:textId="77777777" w:rsidR="00641B59" w:rsidRDefault="00000000">
      <w:r>
        <w:rPr>
          <w:noProof/>
        </w:rPr>
        <w:drawing>
          <wp:inline distT="0" distB="0" distL="0" distR="0" wp14:anchorId="618B7735" wp14:editId="3E692843">
            <wp:extent cx="6178236" cy="3231435"/>
            <wp:effectExtent l="0" t="0" r="0" b="0"/>
            <wp:docPr id="2047993534" name="image6.png" descr="A graph showing a green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graph showing a green line&#10;&#10;AI-generated content may be incorrect."/>
                    <pic:cNvPicPr preferRelativeResize="0"/>
                  </pic:nvPicPr>
                  <pic:blipFill>
                    <a:blip r:embed="rId7"/>
                    <a:srcRect l="6945" t="7407" r="7638" b="3241"/>
                    <a:stretch>
                      <a:fillRect/>
                    </a:stretch>
                  </pic:blipFill>
                  <pic:spPr>
                    <a:xfrm>
                      <a:off x="0" y="0"/>
                      <a:ext cx="6178236" cy="3231435"/>
                    </a:xfrm>
                    <a:prstGeom prst="rect">
                      <a:avLst/>
                    </a:prstGeom>
                    <a:ln/>
                  </pic:spPr>
                </pic:pic>
              </a:graphicData>
            </a:graphic>
          </wp:inline>
        </w:drawing>
      </w:r>
    </w:p>
    <w:p w14:paraId="0D17C056" w14:textId="77777777" w:rsidR="00641B59" w:rsidRDefault="00000000">
      <w:pPr>
        <w:jc w:val="center"/>
      </w:pPr>
      <w:r>
        <w:rPr>
          <w:noProof/>
        </w:rPr>
        <w:drawing>
          <wp:inline distT="0" distB="0" distL="0" distR="0" wp14:anchorId="633A5D6B" wp14:editId="511EABDC">
            <wp:extent cx="6037505" cy="3288482"/>
            <wp:effectExtent l="0" t="0" r="0" b="0"/>
            <wp:docPr id="2047993533" name="image3.png" descr="Output image"/>
            <wp:cNvGraphicFramePr/>
            <a:graphic xmlns:a="http://schemas.openxmlformats.org/drawingml/2006/main">
              <a:graphicData uri="http://schemas.openxmlformats.org/drawingml/2006/picture">
                <pic:pic xmlns:pic="http://schemas.openxmlformats.org/drawingml/2006/picture">
                  <pic:nvPicPr>
                    <pic:cNvPr id="0" name="image3.png" descr="Output image"/>
                    <pic:cNvPicPr preferRelativeResize="0"/>
                  </pic:nvPicPr>
                  <pic:blipFill>
                    <a:blip r:embed="rId8"/>
                    <a:srcRect/>
                    <a:stretch>
                      <a:fillRect/>
                    </a:stretch>
                  </pic:blipFill>
                  <pic:spPr>
                    <a:xfrm>
                      <a:off x="0" y="0"/>
                      <a:ext cx="6037505" cy="3288482"/>
                    </a:xfrm>
                    <a:prstGeom prst="rect">
                      <a:avLst/>
                    </a:prstGeom>
                    <a:ln/>
                  </pic:spPr>
                </pic:pic>
              </a:graphicData>
            </a:graphic>
          </wp:inline>
        </w:drawing>
      </w:r>
    </w:p>
    <w:p w14:paraId="633A4B67" w14:textId="77777777" w:rsidR="00641B59" w:rsidRDefault="00000000">
      <w:pPr>
        <w:pStyle w:val="Heading4"/>
        <w:spacing w:before="0" w:line="360" w:lineRule="auto"/>
        <w:rPr>
          <w:color w:val="000000"/>
        </w:rPr>
      </w:pPr>
      <w:r>
        <w:rPr>
          <w:color w:val="000000"/>
        </w:rPr>
        <w:lastRenderedPageBreak/>
        <w:t>Contact Time Changes Over Time</w:t>
      </w:r>
    </w:p>
    <w:p w14:paraId="4E6B960B" w14:textId="77777777" w:rsidR="00641B59" w:rsidRDefault="00000000">
      <w:r>
        <w:rPr>
          <w:noProof/>
        </w:rPr>
        <w:drawing>
          <wp:inline distT="0" distB="0" distL="0" distR="0" wp14:anchorId="20B3F688" wp14:editId="3305908E">
            <wp:extent cx="5989301" cy="3307279"/>
            <wp:effectExtent l="0" t="0" r="0" b="0"/>
            <wp:docPr id="2047993536" name="image12.png" descr="A graph with red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graph with red dots&#10;&#10;AI-generated content may be incorrect."/>
                    <pic:cNvPicPr preferRelativeResize="0"/>
                  </pic:nvPicPr>
                  <pic:blipFill>
                    <a:blip r:embed="rId9"/>
                    <a:srcRect l="7175" t="4629" r="8564" b="2315"/>
                    <a:stretch>
                      <a:fillRect/>
                    </a:stretch>
                  </pic:blipFill>
                  <pic:spPr>
                    <a:xfrm>
                      <a:off x="0" y="0"/>
                      <a:ext cx="5989301" cy="3307279"/>
                    </a:xfrm>
                    <a:prstGeom prst="rect">
                      <a:avLst/>
                    </a:prstGeom>
                    <a:ln/>
                  </pic:spPr>
                </pic:pic>
              </a:graphicData>
            </a:graphic>
          </wp:inline>
        </w:drawing>
      </w:r>
    </w:p>
    <w:p w14:paraId="106805DB" w14:textId="77777777" w:rsidR="00641B59" w:rsidRDefault="00000000">
      <w:pPr>
        <w:pStyle w:val="Heading4"/>
        <w:tabs>
          <w:tab w:val="left" w:pos="3760"/>
        </w:tabs>
        <w:spacing w:before="0" w:line="360" w:lineRule="auto"/>
        <w:rPr>
          <w:color w:val="000000"/>
        </w:rPr>
      </w:pPr>
      <w:r>
        <w:rPr>
          <w:color w:val="000000"/>
        </w:rPr>
        <w:t>Trajectories of Dots (X vs Y)</w:t>
      </w:r>
      <w:r>
        <w:rPr>
          <w:color w:val="000000"/>
        </w:rPr>
        <w:tab/>
      </w:r>
    </w:p>
    <w:p w14:paraId="01B55E95" w14:textId="77777777" w:rsidR="00641B59" w:rsidRDefault="00000000">
      <w:r>
        <w:rPr>
          <w:noProof/>
        </w:rPr>
        <w:drawing>
          <wp:inline distT="0" distB="0" distL="0" distR="0" wp14:anchorId="7787668F" wp14:editId="20766706">
            <wp:extent cx="6212125" cy="3524186"/>
            <wp:effectExtent l="0" t="0" r="0" b="0"/>
            <wp:docPr id="2047993535" name="image17.png"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graph of a graph&#10;&#10;AI-generated content may be incorrect."/>
                    <pic:cNvPicPr preferRelativeResize="0"/>
                  </pic:nvPicPr>
                  <pic:blipFill>
                    <a:blip r:embed="rId10"/>
                    <a:srcRect l="4852" t="7170" r="7384" b="3773"/>
                    <a:stretch>
                      <a:fillRect/>
                    </a:stretch>
                  </pic:blipFill>
                  <pic:spPr>
                    <a:xfrm>
                      <a:off x="0" y="0"/>
                      <a:ext cx="6212125" cy="3524186"/>
                    </a:xfrm>
                    <a:prstGeom prst="rect">
                      <a:avLst/>
                    </a:prstGeom>
                    <a:ln/>
                  </pic:spPr>
                </pic:pic>
              </a:graphicData>
            </a:graphic>
          </wp:inline>
        </w:drawing>
      </w:r>
    </w:p>
    <w:p w14:paraId="25FA1A33" w14:textId="77777777" w:rsidR="00641B59" w:rsidRDefault="00000000">
      <w:pPr>
        <w:pStyle w:val="Heading2"/>
        <w:spacing w:before="0" w:line="360" w:lineRule="auto"/>
        <w:rPr>
          <w:color w:val="000000"/>
          <w:sz w:val="28"/>
          <w:szCs w:val="28"/>
        </w:rPr>
      </w:pPr>
      <w:r>
        <w:rPr>
          <w:color w:val="000000"/>
          <w:sz w:val="28"/>
          <w:szCs w:val="28"/>
        </w:rPr>
        <w:t>5. Mathematical Formulations</w:t>
      </w:r>
    </w:p>
    <w:p w14:paraId="06CBE67B" w14:textId="77777777" w:rsidR="00641B59" w:rsidRDefault="00000000">
      <w:pPr>
        <w:pStyle w:val="Heading3"/>
        <w:spacing w:before="0" w:line="360" w:lineRule="auto"/>
        <w:rPr>
          <w:color w:val="000000"/>
          <w:sz w:val="24"/>
          <w:szCs w:val="24"/>
        </w:rPr>
      </w:pPr>
      <w:r>
        <w:rPr>
          <w:color w:val="000000"/>
          <w:sz w:val="24"/>
          <w:szCs w:val="24"/>
        </w:rPr>
        <w:t>5.1. Ball Detection Using Hough Circles</w:t>
      </w:r>
    </w:p>
    <w:p w14:paraId="5755BFE5" w14:textId="77777777" w:rsidR="00641B59"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ball is detected using the Hough Circle Transform:</w:t>
      </w:r>
    </w:p>
    <w:p w14:paraId="0FAF8B69" w14:textId="77777777" w:rsidR="00641B59"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95B1A62" wp14:editId="37100D33">
            <wp:extent cx="1805013" cy="258980"/>
            <wp:effectExtent l="0" t="0" r="0" b="0"/>
            <wp:docPr id="2047993538" name="image15.png" descr="A close-up of a numb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close-up of a number&#10;&#10;AI-generated content may be incorrect."/>
                    <pic:cNvPicPr preferRelativeResize="0"/>
                  </pic:nvPicPr>
                  <pic:blipFill>
                    <a:blip r:embed="rId11"/>
                    <a:srcRect/>
                    <a:stretch>
                      <a:fillRect/>
                    </a:stretch>
                  </pic:blipFill>
                  <pic:spPr>
                    <a:xfrm>
                      <a:off x="0" y="0"/>
                      <a:ext cx="1805013" cy="258980"/>
                    </a:xfrm>
                    <a:prstGeom prst="rect">
                      <a:avLst/>
                    </a:prstGeom>
                    <a:ln/>
                  </pic:spPr>
                </pic:pic>
              </a:graphicData>
            </a:graphic>
          </wp:inline>
        </w:drawing>
      </w:r>
    </w:p>
    <w:p w14:paraId="5C83FF1A" w14:textId="77777777" w:rsidR="00641B59"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Where:</w:t>
      </w:r>
    </w:p>
    <w:p w14:paraId="4EDE7EFB" w14:textId="77777777" w:rsidR="00641B59" w:rsidRDefault="00000000">
      <w:pPr>
        <w:numPr>
          <w:ilvl w:val="0"/>
          <w:numId w:val="13"/>
        </w:numPr>
        <w:pBdr>
          <w:top w:val="nil"/>
          <w:left w:val="nil"/>
          <w:bottom w:val="nil"/>
          <w:right w:val="nil"/>
          <w:between w:val="nil"/>
        </w:pBdr>
        <w:spacing w:after="0" w:line="360" w:lineRule="auto"/>
      </w:pPr>
      <w:r>
        <w:rPr>
          <w:rFonts w:ascii="Times New Roman" w:eastAsia="Times New Roman" w:hAnsi="Times New Roman" w:cs="Times New Roman"/>
          <w:color w:val="000000"/>
          <w:sz w:val="24"/>
          <w:szCs w:val="24"/>
        </w:rPr>
        <w:t xml:space="preserve"> xc, yc is the center of the detected circle,</w:t>
      </w:r>
    </w:p>
    <w:p w14:paraId="48BA4AA9" w14:textId="77777777" w:rsidR="00641B59" w:rsidRDefault="00000000">
      <w:pPr>
        <w:numPr>
          <w:ilvl w:val="0"/>
          <w:numId w:val="1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 is the detected radius of the football.</w:t>
      </w:r>
    </w:p>
    <w:p w14:paraId="2DCF0951" w14:textId="77777777" w:rsidR="00641B59" w:rsidRDefault="00000000">
      <w:pPr>
        <w:pStyle w:val="Heading3"/>
        <w:spacing w:before="0" w:line="360" w:lineRule="auto"/>
        <w:rPr>
          <w:color w:val="000000"/>
          <w:sz w:val="24"/>
          <w:szCs w:val="24"/>
        </w:rPr>
      </w:pPr>
      <w:r>
        <w:rPr>
          <w:color w:val="000000"/>
          <w:sz w:val="24"/>
          <w:szCs w:val="24"/>
        </w:rPr>
        <w:t>5.2. Contact Length Calculation</w:t>
      </w:r>
    </w:p>
    <w:sdt>
      <w:sdtPr>
        <w:tag w:val="goog_rdk_2"/>
        <w:id w:val="-468581385"/>
      </w:sdtPr>
      <w:sdtContent>
        <w:p w14:paraId="7AA52CAF" w14:textId="77777777" w:rsidR="00641B59" w:rsidRDefault="00000000">
          <w:pPr>
            <w:pBdr>
              <w:top w:val="nil"/>
              <w:left w:val="nil"/>
              <w:bottom w:val="nil"/>
              <w:right w:val="nil"/>
              <w:between w:val="nil"/>
            </w:pBdr>
            <w:spacing w:after="0" w:line="360" w:lineRule="auto"/>
            <w:rPr>
              <w:ins w:id="0" w:author="Jelani, Nadia (Student)" w:date="2025-03-16T11:38: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the football contacts the surface, we solve for the contact points</w:t>
          </w:r>
          <w:sdt>
            <w:sdtPr>
              <w:tag w:val="goog_rdk_0"/>
              <w:id w:val="732126596"/>
            </w:sdtPr>
            <w:sdtContent>
              <w:ins w:id="1" w:author="Jelani, Nadia (Student)" w:date="2025-03-16T11:38:00Z">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14:anchorId="7DD73112" wp14:editId="43826DAF">
                      <wp:extent cx="411816" cy="183028"/>
                      <wp:effectExtent l="0" t="0" r="0" b="0"/>
                      <wp:docPr id="20479935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11816" cy="183028"/>
                              </a:xfrm>
                              <a:prstGeom prst="rect">
                                <a:avLst/>
                              </a:prstGeom>
                              <a:ln/>
                            </pic:spPr>
                          </pic:pic>
                        </a:graphicData>
                      </a:graphic>
                    </wp:inline>
                  </w:drawing>
                </w:r>
              </w:ins>
            </w:sdtContent>
          </w:sdt>
          <w:r>
            <w:rPr>
              <w:rFonts w:ascii="Times New Roman" w:eastAsia="Times New Roman" w:hAnsi="Times New Roman" w:cs="Times New Roman"/>
              <w:color w:val="000000"/>
              <w:sz w:val="24"/>
              <w:szCs w:val="24"/>
            </w:rPr>
            <w:t>:</w:t>
          </w:r>
          <w:sdt>
            <w:sdtPr>
              <w:tag w:val="goog_rdk_1"/>
              <w:id w:val="-649289585"/>
            </w:sdtPr>
            <w:sdtContent/>
          </w:sdt>
        </w:p>
      </w:sdtContent>
    </w:sdt>
    <w:sdt>
      <w:sdtPr>
        <w:tag w:val="goog_rdk_4"/>
        <w:id w:val="-1062784632"/>
      </w:sdtPr>
      <w:sdtContent>
        <w:p w14:paraId="2DB0219F" w14:textId="77777777" w:rsidR="00641B59" w:rsidRDefault="00000000">
          <w:pPr>
            <w:pBdr>
              <w:top w:val="nil"/>
              <w:left w:val="nil"/>
              <w:bottom w:val="nil"/>
              <w:right w:val="nil"/>
              <w:between w:val="nil"/>
            </w:pBdr>
            <w:spacing w:after="0" w:line="360" w:lineRule="auto"/>
            <w:jc w:val="center"/>
            <w:rPr>
              <w:ins w:id="2" w:author="Jelani, Nadia (Student)" w:date="2025-03-16T11:38:00Z"/>
              <w:rFonts w:ascii="Times New Roman" w:eastAsia="Times New Roman" w:hAnsi="Times New Roman" w:cs="Times New Roman"/>
              <w:color w:val="000000"/>
              <w:sz w:val="24"/>
              <w:szCs w:val="24"/>
            </w:rPr>
            <w:pPrChange w:id="3" w:author="Jelani, Nadia (Student)" w:date="2025-03-16T11:39:00Z">
              <w:pPr>
                <w:pBdr>
                  <w:top w:val="nil"/>
                  <w:left w:val="nil"/>
                  <w:bottom w:val="nil"/>
                  <w:right w:val="nil"/>
                  <w:between w:val="nil"/>
                </w:pBdr>
                <w:spacing w:after="0" w:line="360" w:lineRule="auto"/>
              </w:pPr>
            </w:pPrChange>
          </w:pPr>
          <w:sdt>
            <w:sdtPr>
              <w:tag w:val="goog_rdk_3"/>
              <w:id w:val="1699273657"/>
            </w:sdtPr>
            <w:sdtContent>
              <w:ins w:id="4" w:author="Jelani, Nadia (Student)" w:date="2025-03-16T11:38:00Z">
                <w:r>
                  <w:rPr>
                    <w:rFonts w:ascii="Times New Roman" w:eastAsia="Times New Roman" w:hAnsi="Times New Roman" w:cs="Times New Roman"/>
                    <w:noProof/>
                    <w:color w:val="000000"/>
                    <w:sz w:val="24"/>
                    <w:szCs w:val="24"/>
                  </w:rPr>
                  <w:drawing>
                    <wp:inline distT="0" distB="0" distL="0" distR="0" wp14:anchorId="7DB6AD02" wp14:editId="64182F25">
                      <wp:extent cx="1775093" cy="264064"/>
                      <wp:effectExtent l="0" t="0" r="0" b="0"/>
                      <wp:docPr id="2047993540" name="image1.png" descr="A black and white math probl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and white math problem&#10;&#10;AI-generated content may be incorrect."/>
                              <pic:cNvPicPr preferRelativeResize="0"/>
                            </pic:nvPicPr>
                            <pic:blipFill>
                              <a:blip r:embed="rId13"/>
                              <a:srcRect/>
                              <a:stretch>
                                <a:fillRect/>
                              </a:stretch>
                            </pic:blipFill>
                            <pic:spPr>
                              <a:xfrm>
                                <a:off x="0" y="0"/>
                                <a:ext cx="1775093" cy="264064"/>
                              </a:xfrm>
                              <a:prstGeom prst="rect">
                                <a:avLst/>
                              </a:prstGeom>
                              <a:ln/>
                            </pic:spPr>
                          </pic:pic>
                        </a:graphicData>
                      </a:graphic>
                    </wp:inline>
                  </w:drawing>
                </w:r>
              </w:ins>
            </w:sdtContent>
          </w:sdt>
        </w:p>
      </w:sdtContent>
    </w:sdt>
    <w:sdt>
      <w:sdtPr>
        <w:tag w:val="goog_rdk_6"/>
        <w:id w:val="-584530731"/>
      </w:sdtPr>
      <w:sdtContent>
        <w:p w14:paraId="5906A7E7" w14:textId="77777777" w:rsidR="00641B59"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Change w:id="5" w:author="Jelani, Nadia (Student)" w:date="2025-03-16T11:39:00Z">
              <w:pPr>
                <w:pBdr>
                  <w:top w:val="nil"/>
                  <w:left w:val="nil"/>
                  <w:bottom w:val="nil"/>
                  <w:right w:val="nil"/>
                  <w:between w:val="nil"/>
                </w:pBdr>
                <w:spacing w:after="0" w:line="360" w:lineRule="auto"/>
              </w:pPr>
            </w:pPrChange>
          </w:pPr>
          <w:sdt>
            <w:sdtPr>
              <w:tag w:val="goog_rdk_5"/>
              <w:id w:val="1877728019"/>
            </w:sdtPr>
            <w:sdtContent>
              <w:ins w:id="6" w:author="Jelani, Nadia (Student)" w:date="2025-03-16T11:38:00Z">
                <w:r>
                  <w:rPr>
                    <w:rFonts w:ascii="Times New Roman" w:eastAsia="Times New Roman" w:hAnsi="Times New Roman" w:cs="Times New Roman"/>
                    <w:noProof/>
                    <w:color w:val="000000"/>
                    <w:sz w:val="24"/>
                    <w:szCs w:val="24"/>
                  </w:rPr>
                  <w:drawing>
                    <wp:inline distT="0" distB="0" distL="0" distR="0" wp14:anchorId="0ED57D61" wp14:editId="2F37AB09">
                      <wp:extent cx="1806078" cy="242279"/>
                      <wp:effectExtent l="0" t="0" r="0" b="0"/>
                      <wp:docPr id="2047993539" name="image11.png" descr="A black text on a white surfac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black text on a white surface&#10;&#10;AI-generated content may be incorrect."/>
                              <pic:cNvPicPr preferRelativeResize="0"/>
                            </pic:nvPicPr>
                            <pic:blipFill>
                              <a:blip r:embed="rId14"/>
                              <a:srcRect/>
                              <a:stretch>
                                <a:fillRect/>
                              </a:stretch>
                            </pic:blipFill>
                            <pic:spPr>
                              <a:xfrm>
                                <a:off x="0" y="0"/>
                                <a:ext cx="1806078" cy="242279"/>
                              </a:xfrm>
                              <a:prstGeom prst="rect">
                                <a:avLst/>
                              </a:prstGeom>
                              <a:ln/>
                            </pic:spPr>
                          </pic:pic>
                        </a:graphicData>
                      </a:graphic>
                    </wp:inline>
                  </w:drawing>
                </w:r>
              </w:ins>
            </w:sdtContent>
          </w:sdt>
        </w:p>
      </w:sdtContent>
    </w:sdt>
    <w:sdt>
      <w:sdtPr>
        <w:tag w:val="goog_rdk_8"/>
        <w:id w:val="-2126376422"/>
      </w:sdtPr>
      <w:sdtContent>
        <w:p w14:paraId="6F642C45" w14:textId="77777777" w:rsidR="00641B59" w:rsidRDefault="00000000">
          <w:pPr>
            <w:pBdr>
              <w:top w:val="nil"/>
              <w:left w:val="nil"/>
              <w:bottom w:val="nil"/>
              <w:right w:val="nil"/>
              <w:between w:val="nil"/>
            </w:pBdr>
            <w:spacing w:after="0" w:line="360" w:lineRule="auto"/>
            <w:rPr>
              <w:ins w:id="7" w:author="Jelani, Nadia (Student)" w:date="2025-03-16T11:39: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contact length is then given by:</w:t>
          </w:r>
          <w:sdt>
            <w:sdtPr>
              <w:tag w:val="goog_rdk_7"/>
              <w:id w:val="-1827273369"/>
            </w:sdtPr>
            <w:sdtContent/>
          </w:sdt>
        </w:p>
      </w:sdtContent>
    </w:sdt>
    <w:sdt>
      <w:sdtPr>
        <w:tag w:val="goog_rdk_10"/>
        <w:id w:val="-2062002628"/>
      </w:sdtPr>
      <w:sdtContent>
        <w:p w14:paraId="71034DB9" w14:textId="77777777" w:rsidR="00641B59"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Change w:id="8" w:author="Jelani, Nadia (Student)" w:date="2025-03-16T11:39:00Z">
              <w:pPr>
                <w:pBdr>
                  <w:top w:val="nil"/>
                  <w:left w:val="nil"/>
                  <w:bottom w:val="nil"/>
                  <w:right w:val="nil"/>
                  <w:between w:val="nil"/>
                </w:pBdr>
                <w:spacing w:after="0" w:line="360" w:lineRule="auto"/>
              </w:pPr>
            </w:pPrChange>
          </w:pPr>
          <w:sdt>
            <w:sdtPr>
              <w:tag w:val="goog_rdk_9"/>
              <w:id w:val="-1035724910"/>
            </w:sdtPr>
            <w:sdtContent>
              <w:ins w:id="9" w:author="Jelani, Nadia (Student)" w:date="2025-03-16T11:39:00Z">
                <w:r>
                  <w:rPr>
                    <w:rFonts w:ascii="Times New Roman" w:eastAsia="Times New Roman" w:hAnsi="Times New Roman" w:cs="Times New Roman"/>
                    <w:noProof/>
                    <w:color w:val="000000"/>
                    <w:sz w:val="24"/>
                    <w:szCs w:val="24"/>
                  </w:rPr>
                  <w:drawing>
                    <wp:inline distT="0" distB="0" distL="0" distR="0" wp14:anchorId="05A945F9" wp14:editId="49EE22CB">
                      <wp:extent cx="1065742" cy="254706"/>
                      <wp:effectExtent l="0" t="0" r="0" b="0"/>
                      <wp:docPr id="2047993543" name="image10.png" descr="A black text with black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black text with black letters&#10;&#10;AI-generated content may be incorrect."/>
                              <pic:cNvPicPr preferRelativeResize="0"/>
                            </pic:nvPicPr>
                            <pic:blipFill>
                              <a:blip r:embed="rId15"/>
                              <a:srcRect/>
                              <a:stretch>
                                <a:fillRect/>
                              </a:stretch>
                            </pic:blipFill>
                            <pic:spPr>
                              <a:xfrm>
                                <a:off x="0" y="0"/>
                                <a:ext cx="1065742" cy="254706"/>
                              </a:xfrm>
                              <a:prstGeom prst="rect">
                                <a:avLst/>
                              </a:prstGeom>
                              <a:ln/>
                            </pic:spPr>
                          </pic:pic>
                        </a:graphicData>
                      </a:graphic>
                    </wp:inline>
                  </w:drawing>
                </w:r>
              </w:ins>
            </w:sdtContent>
          </w:sdt>
        </w:p>
      </w:sdtContent>
    </w:sdt>
    <w:p w14:paraId="26C99963" w14:textId="77777777" w:rsidR="00641B59"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w:t>
      </w:r>
    </w:p>
    <w:p w14:paraId="1F0E2317" w14:textId="77777777" w:rsidR="00641B59" w:rsidRDefault="00000000">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12"/>
          <w:id w:val="-1593775436"/>
        </w:sdtPr>
        <w:sdtContent>
          <w:ins w:id="10" w:author="Jelani, Nadia (Student)" w:date="2025-03-16T11:41:00Z">
            <w:r>
              <w:rPr>
                <w:rFonts w:ascii="Times New Roman" w:eastAsia="Times New Roman" w:hAnsi="Times New Roman" w:cs="Times New Roman"/>
                <w:color w:val="000000"/>
                <w:sz w:val="24"/>
                <w:szCs w:val="24"/>
              </w:rPr>
              <w:t>y</w:t>
            </w:r>
          </w:ins>
          <w:sdt>
            <w:sdtPr>
              <w:tag w:val="goog_rdk_13"/>
              <w:id w:val="-1741630262"/>
            </w:sdtPr>
            <w:sdtContent>
              <w:ins w:id="11" w:author="Jelani, Nadia (Student)" w:date="2025-03-16T11:41:00Z">
                <w:r>
                  <w:rPr>
                    <w:rFonts w:ascii="Times New Roman" w:eastAsia="Times New Roman" w:hAnsi="Times New Roman" w:cs="Times New Roman"/>
                    <w:color w:val="000000"/>
                    <w:sz w:val="24"/>
                    <w:szCs w:val="24"/>
                    <w:vertAlign w:val="subscript"/>
                    <w:rPrChange w:id="12" w:author="Jelani, Nadia (Student)" w:date="2025-03-16T11:41:00Z">
                      <w:rPr>
                        <w:rFonts w:ascii="Times New Roman" w:eastAsia="Times New Roman" w:hAnsi="Times New Roman" w:cs="Times New Roman"/>
                        <w:color w:val="000000"/>
                        <w:sz w:val="24"/>
                        <w:szCs w:val="24"/>
                      </w:rPr>
                    </w:rPrChange>
                  </w:rPr>
                  <w:t>s</w:t>
                </w:r>
              </w:ins>
            </w:sdtContent>
          </w:sdt>
          <w:ins w:id="13" w:author="Jelani, Nadia (Student)" w:date="2025-03-16T11:41:00Z">
            <w:r>
              <w:rPr>
                <w:rFonts w:ascii="Times New Roman" w:eastAsia="Times New Roman" w:hAnsi="Times New Roman" w:cs="Times New Roman"/>
                <w:color w:val="000000"/>
                <w:sz w:val="24"/>
                <w:szCs w:val="24"/>
                <w:vertAlign w:val="subscript"/>
              </w:rPr>
              <w:t xml:space="preserve"> </w:t>
            </w:r>
          </w:ins>
        </w:sdtContent>
      </w:sdt>
      <w:r>
        <w:rPr>
          <w:rFonts w:ascii="Times New Roman" w:eastAsia="Times New Roman" w:hAnsi="Times New Roman" w:cs="Times New Roman"/>
          <w:color w:val="000000"/>
          <w:sz w:val="24"/>
          <w:szCs w:val="24"/>
        </w:rPr>
        <w:t>is the y-coordinate of the surface.</w:t>
      </w:r>
    </w:p>
    <w:p w14:paraId="7C64DEB3" w14:textId="77777777" w:rsidR="00641B59" w:rsidRDefault="00000000">
      <w:pPr>
        <w:pStyle w:val="Heading3"/>
        <w:spacing w:before="0" w:line="360" w:lineRule="auto"/>
        <w:rPr>
          <w:color w:val="000000"/>
          <w:sz w:val="24"/>
          <w:szCs w:val="24"/>
        </w:rPr>
      </w:pPr>
      <w:r>
        <w:rPr>
          <w:color w:val="000000"/>
          <w:sz w:val="24"/>
          <w:szCs w:val="24"/>
        </w:rPr>
        <w:t>5.3. Ball Compression Measurement</w:t>
      </w:r>
    </w:p>
    <w:sdt>
      <w:sdtPr>
        <w:tag w:val="goog_rdk_15"/>
        <w:id w:val="146786497"/>
      </w:sdtPr>
      <w:sdtContent>
        <w:p w14:paraId="44C085D1" w14:textId="77777777" w:rsidR="00641B59" w:rsidRDefault="00000000">
          <w:pPr>
            <w:pBdr>
              <w:top w:val="nil"/>
              <w:left w:val="nil"/>
              <w:bottom w:val="nil"/>
              <w:right w:val="nil"/>
              <w:between w:val="nil"/>
            </w:pBdr>
            <w:spacing w:after="0" w:line="360" w:lineRule="auto"/>
            <w:rPr>
              <w:ins w:id="14" w:author="Jelani, Nadia (Student)" w:date="2025-03-16T11:43: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compression of the football during contact is estimated as:</w:t>
          </w:r>
          <w:sdt>
            <w:sdtPr>
              <w:tag w:val="goog_rdk_14"/>
              <w:id w:val="1753390367"/>
            </w:sdtPr>
            <w:sdtContent/>
          </w:sdt>
        </w:p>
      </w:sdtContent>
    </w:sdt>
    <w:sdt>
      <w:sdtPr>
        <w:tag w:val="goog_rdk_17"/>
        <w:id w:val="-1725136300"/>
      </w:sdtPr>
      <w:sdtContent>
        <w:p w14:paraId="28DA8875" w14:textId="77777777" w:rsidR="00641B59"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Change w:id="15" w:author="Jelani, Nadia (Student)" w:date="2025-03-16T11:43:00Z">
              <w:pPr>
                <w:pBdr>
                  <w:top w:val="nil"/>
                  <w:left w:val="nil"/>
                  <w:bottom w:val="nil"/>
                  <w:right w:val="nil"/>
                  <w:between w:val="nil"/>
                </w:pBdr>
                <w:spacing w:after="0" w:line="360" w:lineRule="auto"/>
              </w:pPr>
            </w:pPrChange>
          </w:pPr>
          <w:sdt>
            <w:sdtPr>
              <w:tag w:val="goog_rdk_16"/>
              <w:id w:val="-227620860"/>
            </w:sdtPr>
            <w:sdtContent>
              <w:ins w:id="16" w:author="Jelani, Nadia (Student)" w:date="2025-03-16T11:43:00Z">
                <w:r>
                  <w:rPr>
                    <w:rFonts w:ascii="Times New Roman" w:eastAsia="Times New Roman" w:hAnsi="Times New Roman" w:cs="Times New Roman"/>
                    <w:noProof/>
                    <w:color w:val="000000"/>
                    <w:sz w:val="24"/>
                    <w:szCs w:val="24"/>
                  </w:rPr>
                  <w:drawing>
                    <wp:inline distT="0" distB="0" distL="0" distR="0" wp14:anchorId="4FB9AE92" wp14:editId="216AF54D">
                      <wp:extent cx="2235335" cy="330307"/>
                      <wp:effectExtent l="0" t="0" r="0" b="0"/>
                      <wp:docPr id="2047993541" name="image7.pn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black text on a white background&#10;&#10;AI-generated content may be incorrect."/>
                              <pic:cNvPicPr preferRelativeResize="0"/>
                            </pic:nvPicPr>
                            <pic:blipFill>
                              <a:blip r:embed="rId16"/>
                              <a:srcRect/>
                              <a:stretch>
                                <a:fillRect/>
                              </a:stretch>
                            </pic:blipFill>
                            <pic:spPr>
                              <a:xfrm>
                                <a:off x="0" y="0"/>
                                <a:ext cx="2235335" cy="330307"/>
                              </a:xfrm>
                              <a:prstGeom prst="rect">
                                <a:avLst/>
                              </a:prstGeom>
                              <a:ln/>
                            </pic:spPr>
                          </pic:pic>
                        </a:graphicData>
                      </a:graphic>
                    </wp:inline>
                  </w:drawing>
                </w:r>
              </w:ins>
            </w:sdtContent>
          </w:sdt>
        </w:p>
      </w:sdtContent>
    </w:sdt>
    <w:p w14:paraId="62B1A8B3" w14:textId="77777777" w:rsidR="00641B59"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w:t>
      </w:r>
    </w:p>
    <w:p w14:paraId="54A1BDB5" w14:textId="77777777" w:rsidR="00641B59"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19"/>
          <w:id w:val="-1578051026"/>
        </w:sdtPr>
        <w:sdtContent>
          <w:ins w:id="17" w:author="Jelani, Nadia (Student)" w:date="2025-03-16T11:43:00Z">
            <w:r>
              <w:rPr>
                <w:rFonts w:ascii="Times New Roman" w:eastAsia="Times New Roman" w:hAnsi="Times New Roman" w:cs="Times New Roman"/>
                <w:color w:val="000000"/>
                <w:sz w:val="24"/>
                <w:szCs w:val="24"/>
              </w:rPr>
              <w:t>D</w:t>
            </w:r>
          </w:ins>
          <w:sdt>
            <w:sdtPr>
              <w:tag w:val="goog_rdk_20"/>
              <w:id w:val="693043536"/>
            </w:sdtPr>
            <w:sdtContent>
              <w:ins w:id="18" w:author="Jelani, Nadia (Student)" w:date="2025-03-16T11:43:00Z">
                <w:r>
                  <w:rPr>
                    <w:rFonts w:ascii="Times New Roman" w:eastAsia="Times New Roman" w:hAnsi="Times New Roman" w:cs="Times New Roman"/>
                    <w:color w:val="000000"/>
                    <w:sz w:val="24"/>
                    <w:szCs w:val="24"/>
                    <w:vertAlign w:val="subscript"/>
                    <w:rPrChange w:id="19" w:author="Jelani, Nadia (Student)" w:date="2025-03-16T11:43:00Z">
                      <w:rPr>
                        <w:rFonts w:ascii="Times New Roman" w:eastAsia="Times New Roman" w:hAnsi="Times New Roman" w:cs="Times New Roman"/>
                        <w:color w:val="000000"/>
                        <w:sz w:val="24"/>
                        <w:szCs w:val="24"/>
                      </w:rPr>
                    </w:rPrChange>
                  </w:rPr>
                  <w:t xml:space="preserve">original </w:t>
                </w:r>
              </w:ins>
            </w:sdtContent>
          </w:sdt>
        </w:sdtContent>
      </w:sdt>
      <w:r>
        <w:rPr>
          <w:rFonts w:ascii="Times New Roman" w:eastAsia="Times New Roman" w:hAnsi="Times New Roman" w:cs="Times New Roman"/>
          <w:color w:val="000000"/>
          <w:sz w:val="24"/>
          <w:szCs w:val="24"/>
        </w:rPr>
        <w:t>is the ball's diameter before contact,</w:t>
      </w:r>
    </w:p>
    <w:p w14:paraId="5BF7AB0F" w14:textId="77777777" w:rsidR="00641B59"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22"/>
          <w:id w:val="-1852795665"/>
        </w:sdtPr>
        <w:sdtContent>
          <w:ins w:id="20" w:author="Jelani, Nadia (Student)" w:date="2025-03-16T11:43:00Z">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vertAlign w:val="subscript"/>
              </w:rPr>
              <w:t>current</w:t>
            </w:r>
            <w:r>
              <w:rPr>
                <w:rFonts w:ascii="Times New Roman" w:eastAsia="Times New Roman" w:hAnsi="Times New Roman" w:cs="Times New Roman"/>
                <w:color w:val="000000"/>
                <w:sz w:val="24"/>
                <w:szCs w:val="24"/>
              </w:rPr>
              <w:t xml:space="preserve"> </w:t>
            </w:r>
          </w:ins>
        </w:sdtContent>
      </w:sdt>
      <w:r>
        <w:rPr>
          <w:rFonts w:ascii="Times New Roman" w:eastAsia="Times New Roman" w:hAnsi="Times New Roman" w:cs="Times New Roman"/>
          <w:color w:val="000000"/>
          <w:sz w:val="24"/>
          <w:szCs w:val="24"/>
        </w:rPr>
        <w:t>is the ball's diameter during impact.</w:t>
      </w:r>
    </w:p>
    <w:p w14:paraId="476A4447" w14:textId="77777777" w:rsidR="00641B59" w:rsidRDefault="00000000">
      <w:pPr>
        <w:pStyle w:val="Heading3"/>
        <w:spacing w:before="0" w:line="360" w:lineRule="auto"/>
        <w:rPr>
          <w:color w:val="000000"/>
          <w:sz w:val="24"/>
          <w:szCs w:val="24"/>
        </w:rPr>
      </w:pPr>
      <w:r>
        <w:rPr>
          <w:color w:val="000000"/>
          <w:sz w:val="24"/>
          <w:szCs w:val="24"/>
        </w:rPr>
        <w:t>5.4. Kalman Filter Prediction and Correction</w:t>
      </w:r>
    </w:p>
    <w:sdt>
      <w:sdtPr>
        <w:tag w:val="goog_rdk_27"/>
        <w:id w:val="10653120"/>
      </w:sdtPr>
      <w:sdtContent>
        <w:p w14:paraId="52CA2BDD" w14:textId="77777777" w:rsidR="00641B59" w:rsidRDefault="00000000">
          <w:pPr>
            <w:pBdr>
              <w:top w:val="nil"/>
              <w:left w:val="nil"/>
              <w:bottom w:val="nil"/>
              <w:right w:val="nil"/>
              <w:between w:val="nil"/>
            </w:pBdr>
            <w:spacing w:after="0" w:line="360" w:lineRule="auto"/>
            <w:rPr>
              <w:ins w:id="21" w:author="Jelani, Nadia (Student)" w:date="2025-03-16T11:43: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Kalman filter is used to smooth the detected position</w:t>
          </w:r>
          <w:sdt>
            <w:sdtPr>
              <w:tag w:val="goog_rdk_23"/>
              <w:id w:val="-1160850351"/>
            </w:sdtPr>
            <w:sdtContent>
              <w:ins w:id="22" w:author="Jelani, Nadia (Student)" w:date="2025-03-16T11:43:00Z">
                <w:r>
                  <w:rPr>
                    <w:rFonts w:ascii="Times New Roman" w:eastAsia="Times New Roman" w:hAnsi="Times New Roman" w:cs="Times New Roman"/>
                    <w:color w:val="000000"/>
                    <w:sz w:val="24"/>
                    <w:szCs w:val="24"/>
                  </w:rPr>
                  <w:t xml:space="preserve"> x</w:t>
                </w:r>
              </w:ins>
              <w:sdt>
                <w:sdtPr>
                  <w:tag w:val="goog_rdk_24"/>
                  <w:id w:val="-484308451"/>
                </w:sdtPr>
                <w:sdtContent>
                  <w:ins w:id="23" w:author="Jelani, Nadia (Student)" w:date="2025-03-16T11:43:00Z">
                    <w:r>
                      <w:rPr>
                        <w:rFonts w:ascii="Times New Roman" w:eastAsia="Times New Roman" w:hAnsi="Times New Roman" w:cs="Times New Roman"/>
                        <w:color w:val="000000"/>
                        <w:sz w:val="24"/>
                        <w:szCs w:val="24"/>
                        <w:vertAlign w:val="subscript"/>
                        <w:rPrChange w:id="24" w:author="Jelani, Nadia (Student)" w:date="2025-03-16T11:43:00Z">
                          <w:rPr>
                            <w:rFonts w:ascii="Times New Roman" w:eastAsia="Times New Roman" w:hAnsi="Times New Roman" w:cs="Times New Roman"/>
                            <w:color w:val="000000"/>
                            <w:sz w:val="24"/>
                            <w:szCs w:val="24"/>
                          </w:rPr>
                        </w:rPrChange>
                      </w:rPr>
                      <w:t>c</w:t>
                    </w:r>
                  </w:ins>
                </w:sdtContent>
              </w:sdt>
              <w:ins w:id="25" w:author="Jelani, Nadia (Student)" w:date="2025-03-16T11:43:00Z">
                <w:r>
                  <w:rPr>
                    <w:rFonts w:ascii="Times New Roman" w:eastAsia="Times New Roman" w:hAnsi="Times New Roman" w:cs="Times New Roman"/>
                    <w:color w:val="000000"/>
                    <w:sz w:val="24"/>
                    <w:szCs w:val="24"/>
                  </w:rPr>
                  <w:t>, y</w:t>
                </w:r>
              </w:ins>
              <w:customXmlInsRangeStart w:id="26" w:author="Jelani, Nadia (Student)" w:date="2025-03-16T11:43:00Z"/>
              <w:sdt>
                <w:sdtPr>
                  <w:tag w:val="goog_rdk_25"/>
                  <w:id w:val="1069315194"/>
                </w:sdtPr>
                <w:sdtContent>
                  <w:customXmlInsRangeEnd w:id="26"/>
                  <w:ins w:id="27" w:author="Jelani, Nadia (Student)" w:date="2025-03-16T11:43:00Z">
                    <w:r>
                      <w:rPr>
                        <w:rFonts w:ascii="Times New Roman" w:eastAsia="Times New Roman" w:hAnsi="Times New Roman" w:cs="Times New Roman"/>
                        <w:color w:val="000000"/>
                        <w:sz w:val="24"/>
                        <w:szCs w:val="24"/>
                        <w:vertAlign w:val="subscript"/>
                        <w:rPrChange w:id="28" w:author="Jelani, Nadia (Student)" w:date="2025-03-16T11:44:00Z">
                          <w:rPr>
                            <w:rFonts w:ascii="Times New Roman" w:eastAsia="Times New Roman" w:hAnsi="Times New Roman" w:cs="Times New Roman"/>
                            <w:color w:val="000000"/>
                            <w:sz w:val="24"/>
                            <w:szCs w:val="24"/>
                          </w:rPr>
                        </w:rPrChange>
                      </w:rPr>
                      <w:t>c</w:t>
                    </w:r>
                  </w:ins>
                  <w:customXmlInsRangeStart w:id="29" w:author="Jelani, Nadia (Student)" w:date="2025-03-16T11:43:00Z"/>
                </w:sdtContent>
              </w:sdt>
              <w:customXmlInsRangeEnd w:id="29"/>
            </w:sdtContent>
          </w:sdt>
          <w:r>
            <w:rPr>
              <w:rFonts w:ascii="Times New Roman" w:eastAsia="Times New Roman" w:hAnsi="Times New Roman" w:cs="Times New Roman"/>
              <w:color w:val="000000"/>
              <w:sz w:val="24"/>
              <w:szCs w:val="24"/>
            </w:rPr>
            <w:t>:</w:t>
          </w:r>
          <w:sdt>
            <w:sdtPr>
              <w:tag w:val="goog_rdk_26"/>
              <w:id w:val="-1746801211"/>
            </w:sdtPr>
            <w:sdtContent/>
          </w:sdt>
        </w:p>
      </w:sdtContent>
    </w:sdt>
    <w:sdt>
      <w:sdtPr>
        <w:tag w:val="goog_rdk_29"/>
        <w:id w:val="871198494"/>
      </w:sdtPr>
      <w:sdtContent>
        <w:p w14:paraId="31018F7C" w14:textId="77777777" w:rsidR="00641B59" w:rsidRDefault="00000000">
          <w:pPr>
            <w:pBdr>
              <w:top w:val="nil"/>
              <w:left w:val="nil"/>
              <w:bottom w:val="nil"/>
              <w:right w:val="nil"/>
              <w:between w:val="nil"/>
            </w:pBdr>
            <w:spacing w:after="0" w:line="360" w:lineRule="auto"/>
            <w:jc w:val="center"/>
            <w:rPr>
              <w:ins w:id="30" w:author="Jelani, Nadia (Student)" w:date="2025-03-16T11:43:00Z"/>
              <w:rFonts w:ascii="Times New Roman" w:eastAsia="Times New Roman" w:hAnsi="Times New Roman" w:cs="Times New Roman"/>
              <w:color w:val="000000"/>
              <w:sz w:val="24"/>
              <w:szCs w:val="24"/>
            </w:rPr>
            <w:pPrChange w:id="31" w:author="Jelani, Nadia (Student)" w:date="2025-03-16T11:44:00Z">
              <w:pPr>
                <w:pBdr>
                  <w:top w:val="nil"/>
                  <w:left w:val="nil"/>
                  <w:bottom w:val="nil"/>
                  <w:right w:val="nil"/>
                  <w:between w:val="nil"/>
                </w:pBdr>
                <w:spacing w:after="0" w:line="360" w:lineRule="auto"/>
              </w:pPr>
            </w:pPrChange>
          </w:pPr>
          <w:sdt>
            <w:sdtPr>
              <w:tag w:val="goog_rdk_28"/>
              <w:id w:val="1783307596"/>
            </w:sdtPr>
            <w:sdtContent>
              <w:ins w:id="32" w:author="Jelani, Nadia (Student)" w:date="2025-03-16T11:43:00Z">
                <w:r>
                  <w:rPr>
                    <w:rFonts w:ascii="Times New Roman" w:eastAsia="Times New Roman" w:hAnsi="Times New Roman" w:cs="Times New Roman"/>
                    <w:noProof/>
                    <w:color w:val="000000"/>
                    <w:sz w:val="24"/>
                    <w:szCs w:val="24"/>
                  </w:rPr>
                  <w:drawing>
                    <wp:inline distT="0" distB="0" distL="0" distR="0" wp14:anchorId="1F5151C8" wp14:editId="0DBB3216">
                      <wp:extent cx="1820882" cy="211554"/>
                      <wp:effectExtent l="0" t="0" r="0" b="0"/>
                      <wp:docPr id="204799354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820882" cy="211554"/>
                              </a:xfrm>
                              <a:prstGeom prst="rect">
                                <a:avLst/>
                              </a:prstGeom>
                              <a:ln/>
                            </pic:spPr>
                          </pic:pic>
                        </a:graphicData>
                      </a:graphic>
                    </wp:inline>
                  </w:drawing>
                </w:r>
              </w:ins>
            </w:sdtContent>
          </w:sdt>
        </w:p>
      </w:sdtContent>
    </w:sdt>
    <w:sdt>
      <w:sdtPr>
        <w:tag w:val="goog_rdk_31"/>
        <w:id w:val="1951352859"/>
      </w:sdtPr>
      <w:sdtContent>
        <w:p w14:paraId="23EA457D" w14:textId="77777777" w:rsidR="00641B59"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Change w:id="33" w:author="Jelani, Nadia (Student)" w:date="2025-03-16T11:44:00Z">
              <w:pPr>
                <w:pBdr>
                  <w:top w:val="nil"/>
                  <w:left w:val="nil"/>
                  <w:bottom w:val="nil"/>
                  <w:right w:val="nil"/>
                  <w:between w:val="nil"/>
                </w:pBdr>
                <w:spacing w:after="0" w:line="360" w:lineRule="auto"/>
              </w:pPr>
            </w:pPrChange>
          </w:pPr>
          <w:sdt>
            <w:sdtPr>
              <w:tag w:val="goog_rdk_30"/>
              <w:id w:val="422847602"/>
            </w:sdtPr>
            <w:sdtContent>
              <w:ins w:id="34" w:author="Jelani, Nadia (Student)" w:date="2025-03-16T11:43:00Z">
                <w:r>
                  <w:rPr>
                    <w:rFonts w:ascii="Times New Roman" w:eastAsia="Times New Roman" w:hAnsi="Times New Roman" w:cs="Times New Roman"/>
                    <w:noProof/>
                    <w:color w:val="000000"/>
                    <w:sz w:val="24"/>
                    <w:szCs w:val="24"/>
                  </w:rPr>
                  <w:drawing>
                    <wp:inline distT="0" distB="0" distL="0" distR="0" wp14:anchorId="617D33F5" wp14:editId="1B3F202A">
                      <wp:extent cx="934208" cy="224453"/>
                      <wp:effectExtent l="0" t="0" r="0" b="0"/>
                      <wp:docPr id="2047993544" name="image9.pn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ack text on a white background&#10;&#10;AI-generated content may be incorrect."/>
                              <pic:cNvPicPr preferRelativeResize="0"/>
                            </pic:nvPicPr>
                            <pic:blipFill>
                              <a:blip r:embed="rId18"/>
                              <a:srcRect/>
                              <a:stretch>
                                <a:fillRect/>
                              </a:stretch>
                            </pic:blipFill>
                            <pic:spPr>
                              <a:xfrm>
                                <a:off x="0" y="0"/>
                                <a:ext cx="934208" cy="224453"/>
                              </a:xfrm>
                              <a:prstGeom prst="rect">
                                <a:avLst/>
                              </a:prstGeom>
                              <a:ln/>
                            </pic:spPr>
                          </pic:pic>
                        </a:graphicData>
                      </a:graphic>
                    </wp:inline>
                  </w:drawing>
                </w:r>
              </w:ins>
            </w:sdtContent>
          </w:sdt>
        </w:p>
      </w:sdtContent>
    </w:sdt>
    <w:p w14:paraId="6D78A426" w14:textId="77777777" w:rsidR="00641B59"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w:t>
      </w:r>
    </w:p>
    <w:p w14:paraId="483E3A8B" w14:textId="77777777" w:rsidR="00641B5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33"/>
          <w:id w:val="-912696897"/>
        </w:sdtPr>
        <w:sdtContent>
          <w:ins w:id="35" w:author="Jelani, Nadia (Student)" w:date="2025-03-16T11:44:00Z">
            <w:r>
              <w:rPr>
                <w:rFonts w:ascii="Times New Roman" w:eastAsia="Times New Roman" w:hAnsi="Times New Roman" w:cs="Times New Roman"/>
                <w:color w:val="000000"/>
                <w:sz w:val="24"/>
                <w:szCs w:val="24"/>
              </w:rPr>
              <w:t>X</w:t>
            </w:r>
          </w:ins>
          <w:sdt>
            <w:sdtPr>
              <w:tag w:val="goog_rdk_34"/>
              <w:id w:val="2069145569"/>
            </w:sdtPr>
            <w:sdtContent>
              <w:ins w:id="36" w:author="Jelani, Nadia (Student)" w:date="2025-03-16T11:44:00Z">
                <w:r>
                  <w:rPr>
                    <w:rFonts w:ascii="Times New Roman" w:eastAsia="Times New Roman" w:hAnsi="Times New Roman" w:cs="Times New Roman"/>
                    <w:color w:val="000000"/>
                    <w:sz w:val="24"/>
                    <w:szCs w:val="24"/>
                    <w:vertAlign w:val="subscript"/>
                    <w:rPrChange w:id="37" w:author="Jelani, Nadia (Student)" w:date="2025-03-16T11:44:00Z">
                      <w:rPr>
                        <w:rFonts w:ascii="Times New Roman" w:eastAsia="Times New Roman" w:hAnsi="Times New Roman" w:cs="Times New Roman"/>
                        <w:color w:val="000000"/>
                        <w:sz w:val="24"/>
                        <w:szCs w:val="24"/>
                      </w:rPr>
                    </w:rPrChange>
                  </w:rPr>
                  <w:t>k</w:t>
                </w:r>
              </w:ins>
            </w:sdtContent>
          </w:sdt>
        </w:sdtContent>
      </w:sdt>
      <w:r>
        <w:rPr>
          <w:rFonts w:ascii="Times New Roman" w:eastAsia="Times New Roman" w:hAnsi="Times New Roman" w:cs="Times New Roman"/>
          <w:color w:val="000000"/>
          <w:sz w:val="24"/>
          <w:szCs w:val="24"/>
        </w:rPr>
        <w:t>is the predicted state (position and velocity),</w:t>
      </w:r>
    </w:p>
    <w:p w14:paraId="1658C057" w14:textId="77777777" w:rsidR="00641B5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36"/>
          <w:id w:val="-130329143"/>
        </w:sdtPr>
        <w:sdtContent>
          <w:ins w:id="38" w:author="Jelani, Nadia (Student)" w:date="2025-03-16T11:44:00Z">
            <w:r>
              <w:rPr>
                <w:rFonts w:ascii="Times New Roman" w:eastAsia="Times New Roman" w:hAnsi="Times New Roman" w:cs="Times New Roman"/>
                <w:color w:val="000000"/>
                <w:sz w:val="24"/>
                <w:szCs w:val="24"/>
              </w:rPr>
              <w:t>Z</w:t>
            </w:r>
          </w:ins>
          <w:sdt>
            <w:sdtPr>
              <w:tag w:val="goog_rdk_37"/>
              <w:id w:val="1288635540"/>
            </w:sdtPr>
            <w:sdtContent>
              <w:ins w:id="39" w:author="Jelani, Nadia (Student)" w:date="2025-03-16T11:44:00Z">
                <w:r>
                  <w:rPr>
                    <w:rFonts w:ascii="Times New Roman" w:eastAsia="Times New Roman" w:hAnsi="Times New Roman" w:cs="Times New Roman"/>
                    <w:color w:val="000000"/>
                    <w:sz w:val="24"/>
                    <w:szCs w:val="24"/>
                    <w:vertAlign w:val="subscript"/>
                    <w:rPrChange w:id="40" w:author="Jelani, Nadia (Student)" w:date="2025-03-16T11:44:00Z">
                      <w:rPr>
                        <w:rFonts w:ascii="Times New Roman" w:eastAsia="Times New Roman" w:hAnsi="Times New Roman" w:cs="Times New Roman"/>
                        <w:color w:val="000000"/>
                        <w:sz w:val="24"/>
                        <w:szCs w:val="24"/>
                      </w:rPr>
                    </w:rPrChange>
                  </w:rPr>
                  <w:t>k</w:t>
                </w:r>
              </w:ins>
            </w:sdtContent>
          </w:sdt>
        </w:sdtContent>
      </w:sdt>
      <w:r>
        <w:rPr>
          <w:rFonts w:ascii="Times New Roman" w:eastAsia="Times New Roman" w:hAnsi="Times New Roman" w:cs="Times New Roman"/>
          <w:color w:val="000000"/>
          <w:sz w:val="24"/>
          <w:szCs w:val="24"/>
        </w:rPr>
        <w:t>is the measured state,</w:t>
      </w:r>
    </w:p>
    <w:p w14:paraId="65D774E9" w14:textId="77777777" w:rsidR="00641B5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39"/>
          <w:id w:val="1508871627"/>
        </w:sdtPr>
        <w:sdtContent>
          <w:ins w:id="41" w:author="Jelani, Nadia (Student)" w:date="2025-03-16T11:44:00Z">
            <w:r>
              <w:rPr>
                <w:rFonts w:ascii="Times New Roman" w:eastAsia="Times New Roman" w:hAnsi="Times New Roman" w:cs="Times New Roman"/>
                <w:color w:val="000000"/>
                <w:sz w:val="24"/>
                <w:szCs w:val="24"/>
              </w:rPr>
              <w:t xml:space="preserve">A </w:t>
            </w:r>
          </w:ins>
        </w:sdtContent>
      </w:sdt>
      <w:r>
        <w:rPr>
          <w:rFonts w:ascii="Times New Roman" w:eastAsia="Times New Roman" w:hAnsi="Times New Roman" w:cs="Times New Roman"/>
          <w:color w:val="000000"/>
          <w:sz w:val="24"/>
          <w:szCs w:val="24"/>
        </w:rPr>
        <w:t>is the state transition matrix,</w:t>
      </w:r>
    </w:p>
    <w:p w14:paraId="15AD0E66" w14:textId="77777777" w:rsidR="00641B5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41"/>
          <w:id w:val="-264779563"/>
        </w:sdtPr>
        <w:sdtContent>
          <w:ins w:id="42" w:author="Jelani, Nadia (Student)" w:date="2025-03-16T11:44:00Z">
            <w:r>
              <w:rPr>
                <w:rFonts w:ascii="Times New Roman" w:eastAsia="Times New Roman" w:hAnsi="Times New Roman" w:cs="Times New Roman"/>
                <w:color w:val="000000"/>
                <w:sz w:val="24"/>
                <w:szCs w:val="24"/>
              </w:rPr>
              <w:t xml:space="preserve">H </w:t>
            </w:r>
          </w:ins>
        </w:sdtContent>
      </w:sdt>
      <w:r>
        <w:rPr>
          <w:rFonts w:ascii="Times New Roman" w:eastAsia="Times New Roman" w:hAnsi="Times New Roman" w:cs="Times New Roman"/>
          <w:color w:val="000000"/>
          <w:sz w:val="24"/>
          <w:szCs w:val="24"/>
        </w:rPr>
        <w:t>is the measurement matrix,</w:t>
      </w:r>
    </w:p>
    <w:p w14:paraId="2B0E2D48" w14:textId="77777777" w:rsidR="00641B5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43"/>
          <w:id w:val="1229422392"/>
        </w:sdtPr>
        <w:sdtContent>
          <w:ins w:id="43" w:author="Jelani, Nadia (Student)" w:date="2025-03-16T11:44:00Z">
            <w:r>
              <w:rPr>
                <w:rFonts w:ascii="Times New Roman" w:eastAsia="Times New Roman" w:hAnsi="Times New Roman" w:cs="Times New Roman"/>
                <w:color w:val="000000"/>
                <w:sz w:val="24"/>
                <w:szCs w:val="24"/>
              </w:rPr>
              <w:t>Wk, V</w:t>
            </w:r>
          </w:ins>
          <w:sdt>
            <w:sdtPr>
              <w:tag w:val="goog_rdk_44"/>
              <w:id w:val="-28025639"/>
            </w:sdtPr>
            <w:sdtContent>
              <w:ins w:id="44" w:author="Jelani, Nadia (Student)" w:date="2025-03-16T11:44:00Z">
                <w:r>
                  <w:rPr>
                    <w:rFonts w:ascii="Times New Roman" w:eastAsia="Times New Roman" w:hAnsi="Times New Roman" w:cs="Times New Roman"/>
                    <w:color w:val="000000"/>
                    <w:sz w:val="24"/>
                    <w:szCs w:val="24"/>
                    <w:vertAlign w:val="subscript"/>
                    <w:rPrChange w:id="45" w:author="Jelani, Nadia (Student)" w:date="2025-03-16T11:45:00Z">
                      <w:rPr>
                        <w:rFonts w:ascii="Times New Roman" w:eastAsia="Times New Roman" w:hAnsi="Times New Roman" w:cs="Times New Roman"/>
                        <w:color w:val="000000"/>
                        <w:sz w:val="24"/>
                        <w:szCs w:val="24"/>
                      </w:rPr>
                    </w:rPrChange>
                  </w:rPr>
                  <w:t>k</w:t>
                </w:r>
              </w:ins>
            </w:sdtContent>
          </w:sdt>
        </w:sdtContent>
      </w:sdt>
      <w:r>
        <w:rPr>
          <w:rFonts w:ascii="Times New Roman" w:eastAsia="Times New Roman" w:hAnsi="Times New Roman" w:cs="Times New Roman"/>
          <w:color w:val="000000"/>
          <w:sz w:val="24"/>
          <w:szCs w:val="24"/>
        </w:rPr>
        <w:t>are process and measurement noise.</w:t>
      </w:r>
    </w:p>
    <w:p w14:paraId="59EBEEE8" w14:textId="77777777" w:rsidR="00641B59" w:rsidRDefault="00000000">
      <w:pPr>
        <w:pStyle w:val="Heading2"/>
        <w:spacing w:before="0" w:line="360" w:lineRule="auto"/>
        <w:rPr>
          <w:color w:val="000000"/>
          <w:sz w:val="28"/>
          <w:szCs w:val="28"/>
        </w:rPr>
      </w:pPr>
      <w:r>
        <w:rPr>
          <w:color w:val="000000"/>
          <w:sz w:val="28"/>
          <w:szCs w:val="28"/>
        </w:rPr>
        <w:t>6. Data Processing and Analysis</w:t>
      </w:r>
    </w:p>
    <w:p w14:paraId="4B392C9F" w14:textId="77777777" w:rsidR="00641B59" w:rsidRDefault="00000000">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contact duration</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ball compression</w:t>
      </w:r>
      <w:r>
        <w:rPr>
          <w:rFonts w:ascii="Times New Roman" w:eastAsia="Times New Roman" w:hAnsi="Times New Roman" w:cs="Times New Roman"/>
          <w:color w:val="000000"/>
          <w:sz w:val="24"/>
          <w:szCs w:val="24"/>
        </w:rPr>
        <w:t xml:space="preserve"> are key parameters.</w:t>
      </w:r>
    </w:p>
    <w:p w14:paraId="6B71B0A4" w14:textId="77777777" w:rsidR="00641B59" w:rsidRDefault="00000000">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ensures accurate </w:t>
      </w:r>
      <w:r>
        <w:rPr>
          <w:rFonts w:ascii="Times New Roman" w:eastAsia="Times New Roman" w:hAnsi="Times New Roman" w:cs="Times New Roman"/>
          <w:b/>
          <w:color w:val="000000"/>
          <w:sz w:val="24"/>
          <w:szCs w:val="24"/>
        </w:rPr>
        <w:t>real-time tracking</w:t>
      </w:r>
      <w:r>
        <w:rPr>
          <w:rFonts w:ascii="Times New Roman" w:eastAsia="Times New Roman" w:hAnsi="Times New Roman" w:cs="Times New Roman"/>
          <w:color w:val="000000"/>
          <w:sz w:val="24"/>
          <w:szCs w:val="24"/>
        </w:rPr>
        <w:t xml:space="preserve"> of football deformation.</w:t>
      </w:r>
    </w:p>
    <w:p w14:paraId="03927E77" w14:textId="77777777" w:rsidR="00641B59" w:rsidRDefault="00000000">
      <w:pPr>
        <w:pStyle w:val="Heading3"/>
        <w:spacing w:before="0" w:line="360" w:lineRule="auto"/>
        <w:rPr>
          <w:color w:val="000000"/>
        </w:rPr>
      </w:pPr>
      <w:r>
        <w:rPr>
          <w:color w:val="000000"/>
        </w:rPr>
        <w:lastRenderedPageBreak/>
        <w:t>Sample Data from CSV Files</w:t>
      </w:r>
    </w:p>
    <w:p w14:paraId="260A4A83" w14:textId="77777777" w:rsidR="00641B59" w:rsidRDefault="00000000">
      <w:pPr>
        <w:pStyle w:val="Heading4"/>
        <w:spacing w:before="0" w:line="360" w:lineRule="auto"/>
        <w:rPr>
          <w:color w:val="000000"/>
        </w:rPr>
      </w:pPr>
      <w:r>
        <w:rPr>
          <w:rFonts w:ascii="Courier New" w:eastAsia="Courier New" w:hAnsi="Courier New" w:cs="Courier New"/>
          <w:color w:val="000000"/>
          <w:sz w:val="20"/>
          <w:szCs w:val="20"/>
        </w:rPr>
        <w:t>ball_deformation_data.csv</w:t>
      </w:r>
    </w:p>
    <w:tbl>
      <w:tblPr>
        <w:tblStyle w:val="a"/>
        <w:tblW w:w="92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3"/>
        <w:gridCol w:w="1559"/>
        <w:gridCol w:w="1329"/>
        <w:gridCol w:w="1956"/>
        <w:gridCol w:w="2844"/>
      </w:tblGrid>
      <w:tr w:rsidR="00641B59" w14:paraId="67D9795D" w14:textId="77777777">
        <w:trPr>
          <w:trHeight w:val="461"/>
        </w:trPr>
        <w:tc>
          <w:tcPr>
            <w:tcW w:w="1513" w:type="dxa"/>
          </w:tcPr>
          <w:p w14:paraId="73D94EAA" w14:textId="77777777" w:rsidR="00641B59" w:rsidRDefault="00000000">
            <w:pPr>
              <w:spacing w:line="360" w:lineRule="auto"/>
              <w:jc w:val="center"/>
              <w:rPr>
                <w:b/>
                <w:color w:val="000000"/>
              </w:rPr>
            </w:pPr>
            <w:r>
              <w:rPr>
                <w:b/>
                <w:color w:val="000000"/>
              </w:rPr>
              <w:t>Frame</w:t>
            </w:r>
          </w:p>
        </w:tc>
        <w:tc>
          <w:tcPr>
            <w:tcW w:w="1559" w:type="dxa"/>
          </w:tcPr>
          <w:p w14:paraId="72ABD01B" w14:textId="77777777" w:rsidR="00641B59" w:rsidRDefault="00000000">
            <w:pPr>
              <w:spacing w:line="360" w:lineRule="auto"/>
              <w:jc w:val="center"/>
              <w:rPr>
                <w:b/>
                <w:color w:val="000000"/>
              </w:rPr>
            </w:pPr>
            <w:r>
              <w:rPr>
                <w:b/>
                <w:color w:val="000000"/>
              </w:rPr>
              <w:t>Ball_X</w:t>
            </w:r>
          </w:p>
        </w:tc>
        <w:tc>
          <w:tcPr>
            <w:tcW w:w="1329" w:type="dxa"/>
          </w:tcPr>
          <w:p w14:paraId="445BA1DB" w14:textId="77777777" w:rsidR="00641B59" w:rsidRDefault="00000000">
            <w:pPr>
              <w:spacing w:line="360" w:lineRule="auto"/>
              <w:jc w:val="center"/>
              <w:rPr>
                <w:b/>
                <w:color w:val="000000"/>
              </w:rPr>
            </w:pPr>
            <w:r>
              <w:rPr>
                <w:b/>
                <w:color w:val="000000"/>
              </w:rPr>
              <w:t>Ball_Y</w:t>
            </w:r>
          </w:p>
        </w:tc>
        <w:tc>
          <w:tcPr>
            <w:tcW w:w="1956" w:type="dxa"/>
          </w:tcPr>
          <w:p w14:paraId="0A5D26C1" w14:textId="77777777" w:rsidR="00641B59" w:rsidRDefault="00000000">
            <w:pPr>
              <w:spacing w:line="360" w:lineRule="auto"/>
              <w:jc w:val="center"/>
              <w:rPr>
                <w:b/>
                <w:color w:val="000000"/>
              </w:rPr>
            </w:pPr>
            <w:r>
              <w:rPr>
                <w:b/>
                <w:color w:val="000000"/>
              </w:rPr>
              <w:t>Diameter</w:t>
            </w:r>
          </w:p>
        </w:tc>
        <w:tc>
          <w:tcPr>
            <w:tcW w:w="2844" w:type="dxa"/>
          </w:tcPr>
          <w:p w14:paraId="32A46593" w14:textId="77777777" w:rsidR="00641B59" w:rsidRDefault="00000000">
            <w:pPr>
              <w:spacing w:line="360" w:lineRule="auto"/>
              <w:jc w:val="center"/>
              <w:rPr>
                <w:b/>
                <w:color w:val="000000"/>
              </w:rPr>
            </w:pPr>
            <w:r>
              <w:rPr>
                <w:b/>
                <w:color w:val="000000"/>
              </w:rPr>
              <w:t>Contact_Length</w:t>
            </w:r>
          </w:p>
        </w:tc>
      </w:tr>
      <w:tr w:rsidR="00641B59" w14:paraId="5A319406" w14:textId="77777777">
        <w:trPr>
          <w:trHeight w:val="437"/>
        </w:trPr>
        <w:tc>
          <w:tcPr>
            <w:tcW w:w="1513" w:type="dxa"/>
          </w:tcPr>
          <w:p w14:paraId="1D11D122" w14:textId="77777777" w:rsidR="00641B59" w:rsidRDefault="00000000">
            <w:pPr>
              <w:spacing w:line="360" w:lineRule="auto"/>
              <w:rPr>
                <w:color w:val="000000"/>
              </w:rPr>
            </w:pPr>
            <w:r>
              <w:rPr>
                <w:color w:val="000000"/>
              </w:rPr>
              <w:t>1522</w:t>
            </w:r>
          </w:p>
        </w:tc>
        <w:tc>
          <w:tcPr>
            <w:tcW w:w="1559" w:type="dxa"/>
          </w:tcPr>
          <w:p w14:paraId="4F90D1DA" w14:textId="77777777" w:rsidR="00641B59" w:rsidRDefault="00000000">
            <w:pPr>
              <w:spacing w:line="360" w:lineRule="auto"/>
              <w:rPr>
                <w:color w:val="000000"/>
              </w:rPr>
            </w:pPr>
            <w:r>
              <w:rPr>
                <w:color w:val="000000"/>
              </w:rPr>
              <w:t>200</w:t>
            </w:r>
          </w:p>
        </w:tc>
        <w:tc>
          <w:tcPr>
            <w:tcW w:w="1329" w:type="dxa"/>
          </w:tcPr>
          <w:p w14:paraId="01CF837F" w14:textId="77777777" w:rsidR="00641B59" w:rsidRDefault="00000000">
            <w:pPr>
              <w:spacing w:line="360" w:lineRule="auto"/>
              <w:rPr>
                <w:color w:val="000000"/>
              </w:rPr>
            </w:pPr>
            <w:r>
              <w:rPr>
                <w:color w:val="000000"/>
              </w:rPr>
              <w:t>150</w:t>
            </w:r>
          </w:p>
        </w:tc>
        <w:tc>
          <w:tcPr>
            <w:tcW w:w="1956" w:type="dxa"/>
          </w:tcPr>
          <w:p w14:paraId="10F456D0" w14:textId="77777777" w:rsidR="00641B59" w:rsidRDefault="00000000">
            <w:pPr>
              <w:spacing w:line="360" w:lineRule="auto"/>
              <w:rPr>
                <w:color w:val="000000"/>
              </w:rPr>
            </w:pPr>
            <w:r>
              <w:rPr>
                <w:color w:val="000000"/>
              </w:rPr>
              <w:t>176</w:t>
            </w:r>
          </w:p>
        </w:tc>
        <w:tc>
          <w:tcPr>
            <w:tcW w:w="2844" w:type="dxa"/>
          </w:tcPr>
          <w:p w14:paraId="08B31B79" w14:textId="77777777" w:rsidR="00641B59" w:rsidRDefault="00000000">
            <w:pPr>
              <w:spacing w:line="360" w:lineRule="auto"/>
              <w:rPr>
                <w:color w:val="000000"/>
              </w:rPr>
            </w:pPr>
            <w:r>
              <w:rPr>
                <w:color w:val="000000"/>
              </w:rPr>
              <w:t>0</w:t>
            </w:r>
          </w:p>
        </w:tc>
      </w:tr>
      <w:tr w:rsidR="00641B59" w14:paraId="6730E542" w14:textId="77777777">
        <w:trPr>
          <w:trHeight w:val="437"/>
        </w:trPr>
        <w:tc>
          <w:tcPr>
            <w:tcW w:w="1513" w:type="dxa"/>
          </w:tcPr>
          <w:p w14:paraId="3B088452" w14:textId="77777777" w:rsidR="00641B59" w:rsidRDefault="00000000">
            <w:pPr>
              <w:spacing w:line="360" w:lineRule="auto"/>
              <w:rPr>
                <w:color w:val="000000"/>
              </w:rPr>
            </w:pPr>
            <w:r>
              <w:rPr>
                <w:color w:val="000000"/>
              </w:rPr>
              <w:t>1544</w:t>
            </w:r>
          </w:p>
        </w:tc>
        <w:tc>
          <w:tcPr>
            <w:tcW w:w="1559" w:type="dxa"/>
          </w:tcPr>
          <w:p w14:paraId="50C904F8" w14:textId="77777777" w:rsidR="00641B59" w:rsidRDefault="00000000">
            <w:pPr>
              <w:spacing w:line="360" w:lineRule="auto"/>
              <w:rPr>
                <w:color w:val="000000"/>
              </w:rPr>
            </w:pPr>
            <w:r>
              <w:rPr>
                <w:color w:val="000000"/>
              </w:rPr>
              <w:t>200</w:t>
            </w:r>
          </w:p>
        </w:tc>
        <w:tc>
          <w:tcPr>
            <w:tcW w:w="1329" w:type="dxa"/>
          </w:tcPr>
          <w:p w14:paraId="4AD08D5D" w14:textId="77777777" w:rsidR="00641B59" w:rsidRDefault="00000000">
            <w:pPr>
              <w:spacing w:line="360" w:lineRule="auto"/>
              <w:rPr>
                <w:color w:val="000000"/>
              </w:rPr>
            </w:pPr>
            <w:r>
              <w:rPr>
                <w:color w:val="000000"/>
              </w:rPr>
              <w:t>152</w:t>
            </w:r>
          </w:p>
        </w:tc>
        <w:tc>
          <w:tcPr>
            <w:tcW w:w="1956" w:type="dxa"/>
          </w:tcPr>
          <w:p w14:paraId="3DCBF882" w14:textId="77777777" w:rsidR="00641B59" w:rsidRDefault="00000000">
            <w:pPr>
              <w:spacing w:line="360" w:lineRule="auto"/>
              <w:rPr>
                <w:color w:val="000000"/>
              </w:rPr>
            </w:pPr>
            <w:r>
              <w:rPr>
                <w:color w:val="000000"/>
              </w:rPr>
              <w:t>176</w:t>
            </w:r>
          </w:p>
        </w:tc>
        <w:tc>
          <w:tcPr>
            <w:tcW w:w="2844" w:type="dxa"/>
          </w:tcPr>
          <w:p w14:paraId="55097741" w14:textId="77777777" w:rsidR="00641B59" w:rsidRDefault="00000000">
            <w:pPr>
              <w:spacing w:line="360" w:lineRule="auto"/>
              <w:rPr>
                <w:color w:val="000000"/>
              </w:rPr>
            </w:pPr>
            <w:r>
              <w:rPr>
                <w:color w:val="000000"/>
              </w:rPr>
              <w:t>0</w:t>
            </w:r>
          </w:p>
        </w:tc>
      </w:tr>
      <w:tr w:rsidR="00641B59" w14:paraId="5E323C6A" w14:textId="77777777">
        <w:trPr>
          <w:trHeight w:val="437"/>
        </w:trPr>
        <w:tc>
          <w:tcPr>
            <w:tcW w:w="1513" w:type="dxa"/>
          </w:tcPr>
          <w:p w14:paraId="59D7FD5A" w14:textId="77777777" w:rsidR="00641B59" w:rsidRDefault="00000000">
            <w:pPr>
              <w:spacing w:line="360" w:lineRule="auto"/>
              <w:rPr>
                <w:color w:val="000000"/>
              </w:rPr>
            </w:pPr>
            <w:r>
              <w:rPr>
                <w:color w:val="000000"/>
              </w:rPr>
              <w:t>1581</w:t>
            </w:r>
          </w:p>
        </w:tc>
        <w:tc>
          <w:tcPr>
            <w:tcW w:w="1559" w:type="dxa"/>
          </w:tcPr>
          <w:p w14:paraId="4E1F4082" w14:textId="77777777" w:rsidR="00641B59" w:rsidRDefault="00000000">
            <w:pPr>
              <w:spacing w:line="360" w:lineRule="auto"/>
              <w:rPr>
                <w:color w:val="000000"/>
              </w:rPr>
            </w:pPr>
            <w:r>
              <w:rPr>
                <w:color w:val="000000"/>
              </w:rPr>
              <w:t>198</w:t>
            </w:r>
          </w:p>
        </w:tc>
        <w:tc>
          <w:tcPr>
            <w:tcW w:w="1329" w:type="dxa"/>
          </w:tcPr>
          <w:p w14:paraId="1FFA9AC3" w14:textId="77777777" w:rsidR="00641B59" w:rsidRDefault="00000000">
            <w:pPr>
              <w:spacing w:line="360" w:lineRule="auto"/>
              <w:rPr>
                <w:color w:val="000000"/>
              </w:rPr>
            </w:pPr>
            <w:r>
              <w:rPr>
                <w:color w:val="000000"/>
              </w:rPr>
              <w:t>158</w:t>
            </w:r>
          </w:p>
        </w:tc>
        <w:tc>
          <w:tcPr>
            <w:tcW w:w="1956" w:type="dxa"/>
          </w:tcPr>
          <w:p w14:paraId="6C0FF504" w14:textId="77777777" w:rsidR="00641B59" w:rsidRDefault="00000000">
            <w:pPr>
              <w:spacing w:line="360" w:lineRule="auto"/>
              <w:rPr>
                <w:color w:val="000000"/>
              </w:rPr>
            </w:pPr>
            <w:r>
              <w:rPr>
                <w:color w:val="000000"/>
              </w:rPr>
              <w:t>166</w:t>
            </w:r>
          </w:p>
        </w:tc>
        <w:tc>
          <w:tcPr>
            <w:tcW w:w="2844" w:type="dxa"/>
          </w:tcPr>
          <w:p w14:paraId="3B3793EA" w14:textId="77777777" w:rsidR="00641B59" w:rsidRDefault="00000000">
            <w:pPr>
              <w:spacing w:line="360" w:lineRule="auto"/>
              <w:rPr>
                <w:color w:val="000000"/>
              </w:rPr>
            </w:pPr>
            <w:r>
              <w:rPr>
                <w:color w:val="000000"/>
              </w:rPr>
              <w:t>73</w:t>
            </w:r>
          </w:p>
        </w:tc>
      </w:tr>
      <w:tr w:rsidR="00641B59" w14:paraId="31CE8A22" w14:textId="77777777">
        <w:trPr>
          <w:trHeight w:val="437"/>
        </w:trPr>
        <w:tc>
          <w:tcPr>
            <w:tcW w:w="1513" w:type="dxa"/>
          </w:tcPr>
          <w:p w14:paraId="4844A87E" w14:textId="77777777" w:rsidR="00641B59" w:rsidRDefault="00000000">
            <w:pPr>
              <w:spacing w:line="360" w:lineRule="auto"/>
              <w:rPr>
                <w:color w:val="000000"/>
              </w:rPr>
            </w:pPr>
            <w:r>
              <w:rPr>
                <w:color w:val="000000"/>
              </w:rPr>
              <w:t>1606</w:t>
            </w:r>
          </w:p>
        </w:tc>
        <w:tc>
          <w:tcPr>
            <w:tcW w:w="1559" w:type="dxa"/>
          </w:tcPr>
          <w:p w14:paraId="0D00B887" w14:textId="77777777" w:rsidR="00641B59" w:rsidRDefault="00000000">
            <w:pPr>
              <w:spacing w:line="360" w:lineRule="auto"/>
              <w:rPr>
                <w:color w:val="000000"/>
              </w:rPr>
            </w:pPr>
            <w:r>
              <w:rPr>
                <w:color w:val="000000"/>
              </w:rPr>
              <w:t>199</w:t>
            </w:r>
          </w:p>
        </w:tc>
        <w:tc>
          <w:tcPr>
            <w:tcW w:w="1329" w:type="dxa"/>
          </w:tcPr>
          <w:p w14:paraId="6FB3C2D8" w14:textId="77777777" w:rsidR="00641B59" w:rsidRDefault="00000000">
            <w:pPr>
              <w:spacing w:line="360" w:lineRule="auto"/>
              <w:rPr>
                <w:color w:val="000000"/>
              </w:rPr>
            </w:pPr>
            <w:r>
              <w:rPr>
                <w:color w:val="000000"/>
              </w:rPr>
              <w:t>159</w:t>
            </w:r>
          </w:p>
        </w:tc>
        <w:tc>
          <w:tcPr>
            <w:tcW w:w="1956" w:type="dxa"/>
          </w:tcPr>
          <w:p w14:paraId="5E46D453" w14:textId="77777777" w:rsidR="00641B59" w:rsidRDefault="00000000">
            <w:pPr>
              <w:spacing w:line="360" w:lineRule="auto"/>
              <w:rPr>
                <w:color w:val="000000"/>
              </w:rPr>
            </w:pPr>
            <w:r>
              <w:rPr>
                <w:color w:val="000000"/>
              </w:rPr>
              <w:t>170</w:t>
            </w:r>
          </w:p>
        </w:tc>
        <w:tc>
          <w:tcPr>
            <w:tcW w:w="2844" w:type="dxa"/>
          </w:tcPr>
          <w:p w14:paraId="5E4C57BB" w14:textId="77777777" w:rsidR="00641B59" w:rsidRDefault="00000000">
            <w:pPr>
              <w:spacing w:line="360" w:lineRule="auto"/>
              <w:rPr>
                <w:color w:val="000000"/>
              </w:rPr>
            </w:pPr>
            <w:r>
              <w:rPr>
                <w:color w:val="000000"/>
              </w:rPr>
              <w:t>53</w:t>
            </w:r>
          </w:p>
        </w:tc>
      </w:tr>
      <w:tr w:rsidR="00641B59" w14:paraId="6D39C551" w14:textId="77777777">
        <w:trPr>
          <w:trHeight w:val="437"/>
        </w:trPr>
        <w:tc>
          <w:tcPr>
            <w:tcW w:w="1513" w:type="dxa"/>
          </w:tcPr>
          <w:p w14:paraId="5B961517" w14:textId="77777777" w:rsidR="00641B59" w:rsidRDefault="00000000">
            <w:pPr>
              <w:spacing w:line="360" w:lineRule="auto"/>
              <w:rPr>
                <w:color w:val="000000"/>
              </w:rPr>
            </w:pPr>
            <w:r>
              <w:rPr>
                <w:color w:val="000000"/>
              </w:rPr>
              <w:t>1616</w:t>
            </w:r>
          </w:p>
        </w:tc>
        <w:tc>
          <w:tcPr>
            <w:tcW w:w="1559" w:type="dxa"/>
          </w:tcPr>
          <w:p w14:paraId="27B3EBEC" w14:textId="77777777" w:rsidR="00641B59" w:rsidRDefault="00000000">
            <w:pPr>
              <w:spacing w:line="360" w:lineRule="auto"/>
              <w:rPr>
                <w:color w:val="000000"/>
              </w:rPr>
            </w:pPr>
            <w:r>
              <w:rPr>
                <w:color w:val="000000"/>
              </w:rPr>
              <w:t>200</w:t>
            </w:r>
          </w:p>
        </w:tc>
        <w:tc>
          <w:tcPr>
            <w:tcW w:w="1329" w:type="dxa"/>
          </w:tcPr>
          <w:p w14:paraId="3C6E8B09" w14:textId="77777777" w:rsidR="00641B59" w:rsidRDefault="00000000">
            <w:pPr>
              <w:spacing w:line="360" w:lineRule="auto"/>
              <w:rPr>
                <w:color w:val="000000"/>
              </w:rPr>
            </w:pPr>
            <w:r>
              <w:rPr>
                <w:color w:val="000000"/>
              </w:rPr>
              <w:t>160</w:t>
            </w:r>
          </w:p>
        </w:tc>
        <w:tc>
          <w:tcPr>
            <w:tcW w:w="1956" w:type="dxa"/>
          </w:tcPr>
          <w:p w14:paraId="77D8AAFD" w14:textId="77777777" w:rsidR="00641B59" w:rsidRDefault="00000000">
            <w:pPr>
              <w:spacing w:line="360" w:lineRule="auto"/>
              <w:rPr>
                <w:color w:val="000000"/>
              </w:rPr>
            </w:pPr>
            <w:r>
              <w:rPr>
                <w:color w:val="000000"/>
              </w:rPr>
              <w:t>173</w:t>
            </w:r>
          </w:p>
        </w:tc>
        <w:tc>
          <w:tcPr>
            <w:tcW w:w="2844" w:type="dxa"/>
          </w:tcPr>
          <w:p w14:paraId="4E249A21" w14:textId="77777777" w:rsidR="00641B59" w:rsidRDefault="00000000">
            <w:pPr>
              <w:spacing w:line="360" w:lineRule="auto"/>
              <w:rPr>
                <w:color w:val="000000"/>
              </w:rPr>
            </w:pPr>
            <w:r>
              <w:rPr>
                <w:color w:val="000000"/>
              </w:rPr>
              <w:t>45</w:t>
            </w:r>
          </w:p>
        </w:tc>
      </w:tr>
      <w:tr w:rsidR="00641B59" w14:paraId="71339021" w14:textId="77777777">
        <w:trPr>
          <w:trHeight w:val="437"/>
        </w:trPr>
        <w:tc>
          <w:tcPr>
            <w:tcW w:w="1513" w:type="dxa"/>
          </w:tcPr>
          <w:p w14:paraId="5C53B2C1" w14:textId="77777777" w:rsidR="00641B59" w:rsidRDefault="00000000">
            <w:pPr>
              <w:spacing w:line="360" w:lineRule="auto"/>
              <w:rPr>
                <w:color w:val="000000"/>
              </w:rPr>
            </w:pPr>
            <w:r>
              <w:rPr>
                <w:color w:val="000000"/>
              </w:rPr>
              <w:t>1633</w:t>
            </w:r>
          </w:p>
        </w:tc>
        <w:tc>
          <w:tcPr>
            <w:tcW w:w="1559" w:type="dxa"/>
          </w:tcPr>
          <w:p w14:paraId="11FD798C" w14:textId="77777777" w:rsidR="00641B59" w:rsidRDefault="00000000">
            <w:pPr>
              <w:spacing w:line="360" w:lineRule="auto"/>
              <w:rPr>
                <w:color w:val="000000"/>
              </w:rPr>
            </w:pPr>
            <w:r>
              <w:rPr>
                <w:color w:val="000000"/>
              </w:rPr>
              <w:t>200</w:t>
            </w:r>
          </w:p>
        </w:tc>
        <w:tc>
          <w:tcPr>
            <w:tcW w:w="1329" w:type="dxa"/>
          </w:tcPr>
          <w:p w14:paraId="442CA4C2" w14:textId="77777777" w:rsidR="00641B59" w:rsidRDefault="00000000">
            <w:pPr>
              <w:spacing w:line="360" w:lineRule="auto"/>
              <w:rPr>
                <w:color w:val="000000"/>
              </w:rPr>
            </w:pPr>
            <w:r>
              <w:rPr>
                <w:color w:val="000000"/>
              </w:rPr>
              <w:t>162</w:t>
            </w:r>
          </w:p>
        </w:tc>
        <w:tc>
          <w:tcPr>
            <w:tcW w:w="1956" w:type="dxa"/>
          </w:tcPr>
          <w:p w14:paraId="7FB98974" w14:textId="77777777" w:rsidR="00641B59" w:rsidRDefault="00000000">
            <w:pPr>
              <w:spacing w:line="360" w:lineRule="auto"/>
              <w:rPr>
                <w:color w:val="000000"/>
              </w:rPr>
            </w:pPr>
            <w:r>
              <w:rPr>
                <w:color w:val="000000"/>
              </w:rPr>
              <w:t>176</w:t>
            </w:r>
          </w:p>
        </w:tc>
        <w:tc>
          <w:tcPr>
            <w:tcW w:w="2844" w:type="dxa"/>
          </w:tcPr>
          <w:p w14:paraId="0BDB2553" w14:textId="77777777" w:rsidR="00641B59" w:rsidRDefault="00000000">
            <w:pPr>
              <w:spacing w:line="360" w:lineRule="auto"/>
              <w:rPr>
                <w:color w:val="000000"/>
              </w:rPr>
            </w:pPr>
            <w:r>
              <w:rPr>
                <w:color w:val="000000"/>
              </w:rPr>
              <w:t>0</w:t>
            </w:r>
          </w:p>
        </w:tc>
      </w:tr>
      <w:tr w:rsidR="00641B59" w14:paraId="3735D539" w14:textId="77777777">
        <w:trPr>
          <w:trHeight w:val="437"/>
        </w:trPr>
        <w:tc>
          <w:tcPr>
            <w:tcW w:w="1513" w:type="dxa"/>
          </w:tcPr>
          <w:p w14:paraId="622D3DEB" w14:textId="77777777" w:rsidR="00641B59" w:rsidRDefault="00000000">
            <w:pPr>
              <w:spacing w:line="360" w:lineRule="auto"/>
              <w:rPr>
                <w:color w:val="000000"/>
              </w:rPr>
            </w:pPr>
            <w:r>
              <w:rPr>
                <w:color w:val="000000"/>
              </w:rPr>
              <w:t>1640</w:t>
            </w:r>
          </w:p>
        </w:tc>
        <w:tc>
          <w:tcPr>
            <w:tcW w:w="1559" w:type="dxa"/>
          </w:tcPr>
          <w:p w14:paraId="7CAD4AFE" w14:textId="77777777" w:rsidR="00641B59" w:rsidRDefault="00000000">
            <w:pPr>
              <w:spacing w:line="360" w:lineRule="auto"/>
              <w:rPr>
                <w:color w:val="000000"/>
              </w:rPr>
            </w:pPr>
            <w:r>
              <w:rPr>
                <w:color w:val="000000"/>
              </w:rPr>
              <w:t>201</w:t>
            </w:r>
          </w:p>
        </w:tc>
        <w:tc>
          <w:tcPr>
            <w:tcW w:w="1329" w:type="dxa"/>
          </w:tcPr>
          <w:p w14:paraId="1F22DE53" w14:textId="77777777" w:rsidR="00641B59" w:rsidRDefault="00000000">
            <w:pPr>
              <w:spacing w:line="360" w:lineRule="auto"/>
              <w:rPr>
                <w:color w:val="000000"/>
              </w:rPr>
            </w:pPr>
            <w:r>
              <w:rPr>
                <w:color w:val="000000"/>
              </w:rPr>
              <w:t>163</w:t>
            </w:r>
          </w:p>
        </w:tc>
        <w:tc>
          <w:tcPr>
            <w:tcW w:w="1956" w:type="dxa"/>
          </w:tcPr>
          <w:p w14:paraId="17B7C6EF" w14:textId="77777777" w:rsidR="00641B59" w:rsidRDefault="00000000">
            <w:pPr>
              <w:spacing w:line="360" w:lineRule="auto"/>
              <w:rPr>
                <w:color w:val="000000"/>
              </w:rPr>
            </w:pPr>
            <w:r>
              <w:rPr>
                <w:color w:val="000000"/>
              </w:rPr>
              <w:t>178</w:t>
            </w:r>
          </w:p>
        </w:tc>
        <w:tc>
          <w:tcPr>
            <w:tcW w:w="2844" w:type="dxa"/>
          </w:tcPr>
          <w:p w14:paraId="00577BD2" w14:textId="77777777" w:rsidR="00641B59" w:rsidRDefault="00000000">
            <w:pPr>
              <w:spacing w:line="360" w:lineRule="auto"/>
              <w:rPr>
                <w:color w:val="000000"/>
              </w:rPr>
            </w:pPr>
            <w:r>
              <w:rPr>
                <w:color w:val="000000"/>
              </w:rPr>
              <w:t>0</w:t>
            </w:r>
          </w:p>
        </w:tc>
      </w:tr>
      <w:tr w:rsidR="00641B59" w14:paraId="0E4AA0CF" w14:textId="77777777">
        <w:trPr>
          <w:trHeight w:val="437"/>
        </w:trPr>
        <w:tc>
          <w:tcPr>
            <w:tcW w:w="1513" w:type="dxa"/>
          </w:tcPr>
          <w:p w14:paraId="2741AC73" w14:textId="77777777" w:rsidR="00641B59" w:rsidRDefault="00000000">
            <w:pPr>
              <w:spacing w:line="360" w:lineRule="auto"/>
              <w:rPr>
                <w:color w:val="000000"/>
              </w:rPr>
            </w:pPr>
            <w:r>
              <w:rPr>
                <w:color w:val="000000"/>
              </w:rPr>
              <w:t>1650</w:t>
            </w:r>
          </w:p>
        </w:tc>
        <w:tc>
          <w:tcPr>
            <w:tcW w:w="1559" w:type="dxa"/>
          </w:tcPr>
          <w:p w14:paraId="1D81773E" w14:textId="77777777" w:rsidR="00641B59" w:rsidRDefault="00000000">
            <w:pPr>
              <w:spacing w:line="360" w:lineRule="auto"/>
              <w:rPr>
                <w:color w:val="000000"/>
              </w:rPr>
            </w:pPr>
            <w:r>
              <w:rPr>
                <w:color w:val="000000"/>
              </w:rPr>
              <w:t>202</w:t>
            </w:r>
          </w:p>
        </w:tc>
        <w:tc>
          <w:tcPr>
            <w:tcW w:w="1329" w:type="dxa"/>
          </w:tcPr>
          <w:p w14:paraId="0AC85999" w14:textId="77777777" w:rsidR="00641B59" w:rsidRDefault="00000000">
            <w:pPr>
              <w:spacing w:line="360" w:lineRule="auto"/>
              <w:rPr>
                <w:color w:val="000000"/>
              </w:rPr>
            </w:pPr>
            <w:r>
              <w:rPr>
                <w:color w:val="000000"/>
              </w:rPr>
              <w:t>165</w:t>
            </w:r>
          </w:p>
        </w:tc>
        <w:tc>
          <w:tcPr>
            <w:tcW w:w="1956" w:type="dxa"/>
          </w:tcPr>
          <w:p w14:paraId="4321EE6A" w14:textId="77777777" w:rsidR="00641B59" w:rsidRDefault="00000000">
            <w:pPr>
              <w:spacing w:line="360" w:lineRule="auto"/>
              <w:rPr>
                <w:color w:val="000000"/>
              </w:rPr>
            </w:pPr>
            <w:r>
              <w:rPr>
                <w:color w:val="000000"/>
              </w:rPr>
              <w:t>176</w:t>
            </w:r>
          </w:p>
        </w:tc>
        <w:tc>
          <w:tcPr>
            <w:tcW w:w="2844" w:type="dxa"/>
          </w:tcPr>
          <w:p w14:paraId="07C43C51" w14:textId="77777777" w:rsidR="00641B59" w:rsidRDefault="00000000">
            <w:pPr>
              <w:spacing w:line="360" w:lineRule="auto"/>
              <w:rPr>
                <w:color w:val="000000"/>
              </w:rPr>
            </w:pPr>
            <w:r>
              <w:rPr>
                <w:color w:val="000000"/>
              </w:rPr>
              <w:t>0</w:t>
            </w:r>
          </w:p>
        </w:tc>
      </w:tr>
    </w:tbl>
    <w:p w14:paraId="6007CD36" w14:textId="77777777" w:rsidR="00641B59" w:rsidRDefault="00641B59">
      <w:pPr>
        <w:pStyle w:val="Heading4"/>
        <w:spacing w:before="0" w:line="360" w:lineRule="auto"/>
        <w:rPr>
          <w:rFonts w:ascii="Courier New" w:eastAsia="Courier New" w:hAnsi="Courier New" w:cs="Courier New"/>
          <w:color w:val="000000"/>
          <w:sz w:val="20"/>
          <w:szCs w:val="20"/>
        </w:rPr>
      </w:pPr>
    </w:p>
    <w:p w14:paraId="26586A4F" w14:textId="77777777" w:rsidR="00641B59" w:rsidRDefault="00000000">
      <w:pPr>
        <w:pStyle w:val="Heading4"/>
        <w:spacing w:before="0" w:line="360" w:lineRule="auto"/>
        <w:rPr>
          <w:color w:val="000000"/>
        </w:rPr>
      </w:pPr>
      <w:r>
        <w:rPr>
          <w:rFonts w:ascii="Courier New" w:eastAsia="Courier New" w:hAnsi="Courier New" w:cs="Courier New"/>
          <w:color w:val="000000"/>
          <w:sz w:val="20"/>
          <w:szCs w:val="20"/>
        </w:rPr>
        <w:t>dot_positions.csv</w:t>
      </w:r>
    </w:p>
    <w:tbl>
      <w:tblPr>
        <w:tblStyle w:val="a0"/>
        <w:tblW w:w="11069" w:type="dxa"/>
        <w:tblInd w:w="-1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
        <w:gridCol w:w="1244"/>
        <w:gridCol w:w="1067"/>
        <w:gridCol w:w="1220"/>
        <w:gridCol w:w="1255"/>
        <w:gridCol w:w="1320"/>
        <w:gridCol w:w="1320"/>
        <w:gridCol w:w="1320"/>
        <w:gridCol w:w="1320"/>
      </w:tblGrid>
      <w:tr w:rsidR="00641B59" w14:paraId="7CFCB0EA" w14:textId="77777777">
        <w:trPr>
          <w:trHeight w:val="425"/>
        </w:trPr>
        <w:tc>
          <w:tcPr>
            <w:tcW w:w="1003" w:type="dxa"/>
          </w:tcPr>
          <w:p w14:paraId="28F31C70" w14:textId="77777777" w:rsidR="00641B59" w:rsidRDefault="00000000">
            <w:pPr>
              <w:spacing w:line="360" w:lineRule="auto"/>
              <w:rPr>
                <w:color w:val="000000"/>
              </w:rPr>
            </w:pPr>
            <w:r>
              <w:rPr>
                <w:color w:val="000000"/>
              </w:rPr>
              <w:t>Frame</w:t>
            </w:r>
          </w:p>
        </w:tc>
        <w:tc>
          <w:tcPr>
            <w:tcW w:w="1244" w:type="dxa"/>
          </w:tcPr>
          <w:p w14:paraId="1196AFF5" w14:textId="77777777" w:rsidR="00641B59" w:rsidRDefault="00000000">
            <w:pPr>
              <w:spacing w:line="360" w:lineRule="auto"/>
              <w:rPr>
                <w:color w:val="000000"/>
              </w:rPr>
            </w:pPr>
            <w:r>
              <w:rPr>
                <w:color w:val="000000"/>
              </w:rPr>
              <w:t>Top_</w:t>
            </w:r>
          </w:p>
          <w:p w14:paraId="5CE9177A" w14:textId="77777777" w:rsidR="00641B59" w:rsidRDefault="00000000">
            <w:pPr>
              <w:spacing w:line="360" w:lineRule="auto"/>
              <w:rPr>
                <w:color w:val="000000"/>
              </w:rPr>
            </w:pPr>
            <w:r>
              <w:rPr>
                <w:color w:val="000000"/>
              </w:rPr>
              <w:t>Dot_X</w:t>
            </w:r>
          </w:p>
        </w:tc>
        <w:tc>
          <w:tcPr>
            <w:tcW w:w="1067" w:type="dxa"/>
          </w:tcPr>
          <w:p w14:paraId="75369C7A" w14:textId="77777777" w:rsidR="00641B59" w:rsidRDefault="00000000">
            <w:pPr>
              <w:spacing w:line="360" w:lineRule="auto"/>
              <w:rPr>
                <w:color w:val="000000"/>
              </w:rPr>
            </w:pPr>
            <w:r>
              <w:rPr>
                <w:color w:val="000000"/>
              </w:rPr>
              <w:t>Top_</w:t>
            </w:r>
          </w:p>
          <w:p w14:paraId="4B1DE982" w14:textId="77777777" w:rsidR="00641B59" w:rsidRDefault="00000000">
            <w:pPr>
              <w:spacing w:line="360" w:lineRule="auto"/>
              <w:rPr>
                <w:color w:val="000000"/>
              </w:rPr>
            </w:pPr>
            <w:r>
              <w:rPr>
                <w:color w:val="000000"/>
              </w:rPr>
              <w:t>Dot_Y</w:t>
            </w:r>
          </w:p>
        </w:tc>
        <w:tc>
          <w:tcPr>
            <w:tcW w:w="1220" w:type="dxa"/>
          </w:tcPr>
          <w:p w14:paraId="5593FD5D" w14:textId="77777777" w:rsidR="00641B59" w:rsidRDefault="00000000">
            <w:pPr>
              <w:spacing w:line="360" w:lineRule="auto"/>
              <w:rPr>
                <w:color w:val="000000"/>
              </w:rPr>
            </w:pPr>
            <w:r>
              <w:rPr>
                <w:color w:val="000000"/>
              </w:rPr>
              <w:t>Bottom_</w:t>
            </w:r>
          </w:p>
          <w:p w14:paraId="296BAA29" w14:textId="77777777" w:rsidR="00641B59" w:rsidRDefault="00000000">
            <w:pPr>
              <w:spacing w:line="360" w:lineRule="auto"/>
              <w:rPr>
                <w:color w:val="000000"/>
              </w:rPr>
            </w:pPr>
            <w:r>
              <w:rPr>
                <w:color w:val="000000"/>
              </w:rPr>
              <w:t>Dot_X</w:t>
            </w:r>
          </w:p>
        </w:tc>
        <w:tc>
          <w:tcPr>
            <w:tcW w:w="1255" w:type="dxa"/>
          </w:tcPr>
          <w:p w14:paraId="226BA46A" w14:textId="77777777" w:rsidR="00641B59" w:rsidRDefault="00000000">
            <w:pPr>
              <w:spacing w:line="360" w:lineRule="auto"/>
              <w:rPr>
                <w:color w:val="000000"/>
              </w:rPr>
            </w:pPr>
            <w:r>
              <w:rPr>
                <w:color w:val="000000"/>
              </w:rPr>
              <w:t>Bottom_</w:t>
            </w:r>
          </w:p>
          <w:p w14:paraId="168F2EDB" w14:textId="77777777" w:rsidR="00641B59" w:rsidRDefault="00000000">
            <w:pPr>
              <w:spacing w:line="360" w:lineRule="auto"/>
              <w:rPr>
                <w:color w:val="000000"/>
              </w:rPr>
            </w:pPr>
            <w:r>
              <w:rPr>
                <w:color w:val="000000"/>
              </w:rPr>
              <w:t>Dot_Y</w:t>
            </w:r>
          </w:p>
        </w:tc>
        <w:tc>
          <w:tcPr>
            <w:tcW w:w="1320" w:type="dxa"/>
          </w:tcPr>
          <w:p w14:paraId="0E0551D1" w14:textId="77777777" w:rsidR="00641B59" w:rsidRDefault="00000000">
            <w:pPr>
              <w:spacing w:line="360" w:lineRule="auto"/>
              <w:rPr>
                <w:color w:val="000000"/>
              </w:rPr>
            </w:pPr>
            <w:r>
              <w:rPr>
                <w:color w:val="000000"/>
              </w:rPr>
              <w:t>Contact_</w:t>
            </w:r>
          </w:p>
          <w:p w14:paraId="7D20729F" w14:textId="77777777" w:rsidR="00641B59" w:rsidRDefault="00000000">
            <w:pPr>
              <w:spacing w:line="360" w:lineRule="auto"/>
              <w:rPr>
                <w:color w:val="000000"/>
              </w:rPr>
            </w:pPr>
            <w:r>
              <w:rPr>
                <w:color w:val="000000"/>
              </w:rPr>
              <w:t>Dot1_X</w:t>
            </w:r>
          </w:p>
        </w:tc>
        <w:tc>
          <w:tcPr>
            <w:tcW w:w="1320" w:type="dxa"/>
          </w:tcPr>
          <w:p w14:paraId="60DA4AB3" w14:textId="77777777" w:rsidR="00641B59" w:rsidRDefault="00000000">
            <w:pPr>
              <w:spacing w:line="360" w:lineRule="auto"/>
              <w:rPr>
                <w:color w:val="000000"/>
              </w:rPr>
            </w:pPr>
            <w:r>
              <w:rPr>
                <w:color w:val="000000"/>
              </w:rPr>
              <w:t>Contact_</w:t>
            </w:r>
          </w:p>
          <w:p w14:paraId="3170A87E" w14:textId="77777777" w:rsidR="00641B59" w:rsidRDefault="00000000">
            <w:pPr>
              <w:spacing w:line="360" w:lineRule="auto"/>
              <w:rPr>
                <w:color w:val="000000"/>
              </w:rPr>
            </w:pPr>
            <w:r>
              <w:rPr>
                <w:color w:val="000000"/>
              </w:rPr>
              <w:t>Dot1_Y</w:t>
            </w:r>
          </w:p>
        </w:tc>
        <w:tc>
          <w:tcPr>
            <w:tcW w:w="1320" w:type="dxa"/>
          </w:tcPr>
          <w:p w14:paraId="49FCC017" w14:textId="77777777" w:rsidR="00641B59" w:rsidRDefault="00000000">
            <w:pPr>
              <w:spacing w:line="360" w:lineRule="auto"/>
              <w:ind w:left="28"/>
              <w:rPr>
                <w:color w:val="000000"/>
              </w:rPr>
            </w:pPr>
            <w:r>
              <w:rPr>
                <w:color w:val="000000"/>
              </w:rPr>
              <w:t>Contact_</w:t>
            </w:r>
          </w:p>
          <w:p w14:paraId="006215CA" w14:textId="77777777" w:rsidR="00641B59" w:rsidRDefault="00000000">
            <w:pPr>
              <w:spacing w:line="360" w:lineRule="auto"/>
              <w:ind w:left="28"/>
              <w:rPr>
                <w:color w:val="000000"/>
              </w:rPr>
            </w:pPr>
            <w:r>
              <w:rPr>
                <w:color w:val="000000"/>
              </w:rPr>
              <w:t>Dot2_X</w:t>
            </w:r>
          </w:p>
        </w:tc>
        <w:tc>
          <w:tcPr>
            <w:tcW w:w="1320" w:type="dxa"/>
          </w:tcPr>
          <w:p w14:paraId="4DEA9B48" w14:textId="77777777" w:rsidR="00641B59" w:rsidRDefault="00000000">
            <w:pPr>
              <w:spacing w:line="360" w:lineRule="auto"/>
              <w:rPr>
                <w:color w:val="000000"/>
              </w:rPr>
            </w:pPr>
            <w:r>
              <w:rPr>
                <w:color w:val="000000"/>
              </w:rPr>
              <w:t>Contact_</w:t>
            </w:r>
          </w:p>
          <w:p w14:paraId="3C53FC23" w14:textId="77777777" w:rsidR="00641B59" w:rsidRDefault="00000000">
            <w:pPr>
              <w:spacing w:line="360" w:lineRule="auto"/>
              <w:rPr>
                <w:color w:val="000000"/>
              </w:rPr>
            </w:pPr>
            <w:r>
              <w:rPr>
                <w:color w:val="000000"/>
              </w:rPr>
              <w:t>Dot2_Y</w:t>
            </w:r>
          </w:p>
        </w:tc>
      </w:tr>
      <w:tr w:rsidR="00641B59" w14:paraId="033AD6E5" w14:textId="77777777">
        <w:trPr>
          <w:trHeight w:val="276"/>
        </w:trPr>
        <w:tc>
          <w:tcPr>
            <w:tcW w:w="1003" w:type="dxa"/>
          </w:tcPr>
          <w:p w14:paraId="051BF7EC" w14:textId="77777777" w:rsidR="00641B59" w:rsidRDefault="00000000">
            <w:pPr>
              <w:spacing w:line="360" w:lineRule="auto"/>
              <w:rPr>
                <w:color w:val="000000"/>
              </w:rPr>
            </w:pPr>
            <w:r>
              <w:rPr>
                <w:color w:val="000000"/>
              </w:rPr>
              <w:t>1522</w:t>
            </w:r>
          </w:p>
        </w:tc>
        <w:tc>
          <w:tcPr>
            <w:tcW w:w="1244" w:type="dxa"/>
          </w:tcPr>
          <w:p w14:paraId="1D02D667" w14:textId="77777777" w:rsidR="00641B59" w:rsidRDefault="00000000">
            <w:pPr>
              <w:spacing w:line="360" w:lineRule="auto"/>
              <w:rPr>
                <w:color w:val="000000"/>
              </w:rPr>
            </w:pPr>
            <w:r>
              <w:rPr>
                <w:color w:val="000000"/>
              </w:rPr>
              <w:t>200</w:t>
            </w:r>
          </w:p>
        </w:tc>
        <w:tc>
          <w:tcPr>
            <w:tcW w:w="1067" w:type="dxa"/>
          </w:tcPr>
          <w:p w14:paraId="10E7F3B4" w14:textId="77777777" w:rsidR="00641B59" w:rsidRDefault="00000000">
            <w:pPr>
              <w:spacing w:line="360" w:lineRule="auto"/>
              <w:rPr>
                <w:color w:val="000000"/>
              </w:rPr>
            </w:pPr>
            <w:r>
              <w:rPr>
                <w:color w:val="000000"/>
              </w:rPr>
              <w:t>90</w:t>
            </w:r>
          </w:p>
        </w:tc>
        <w:tc>
          <w:tcPr>
            <w:tcW w:w="1220" w:type="dxa"/>
          </w:tcPr>
          <w:p w14:paraId="2D7D0267" w14:textId="77777777" w:rsidR="00641B59" w:rsidRDefault="00000000">
            <w:pPr>
              <w:spacing w:line="360" w:lineRule="auto"/>
              <w:rPr>
                <w:color w:val="000000"/>
              </w:rPr>
            </w:pPr>
            <w:r>
              <w:rPr>
                <w:color w:val="000000"/>
              </w:rPr>
              <w:t>200</w:t>
            </w:r>
          </w:p>
        </w:tc>
        <w:tc>
          <w:tcPr>
            <w:tcW w:w="1255" w:type="dxa"/>
          </w:tcPr>
          <w:p w14:paraId="2FD2043B" w14:textId="77777777" w:rsidR="00641B59" w:rsidRDefault="00000000">
            <w:pPr>
              <w:spacing w:line="360" w:lineRule="auto"/>
              <w:rPr>
                <w:color w:val="000000"/>
              </w:rPr>
            </w:pPr>
            <w:r>
              <w:rPr>
                <w:color w:val="000000"/>
              </w:rPr>
              <w:t>176</w:t>
            </w:r>
          </w:p>
        </w:tc>
        <w:tc>
          <w:tcPr>
            <w:tcW w:w="1320" w:type="dxa"/>
          </w:tcPr>
          <w:p w14:paraId="26F92AF8" w14:textId="77777777" w:rsidR="00641B59" w:rsidRDefault="00000000">
            <w:pPr>
              <w:spacing w:line="360" w:lineRule="auto"/>
              <w:rPr>
                <w:color w:val="000000"/>
              </w:rPr>
            </w:pPr>
            <w:r>
              <w:rPr>
                <w:color w:val="000000"/>
              </w:rPr>
              <w:t>None</w:t>
            </w:r>
          </w:p>
        </w:tc>
        <w:tc>
          <w:tcPr>
            <w:tcW w:w="1320" w:type="dxa"/>
          </w:tcPr>
          <w:p w14:paraId="3FF23646" w14:textId="77777777" w:rsidR="00641B59" w:rsidRDefault="00000000">
            <w:pPr>
              <w:spacing w:line="360" w:lineRule="auto"/>
              <w:rPr>
                <w:color w:val="000000"/>
              </w:rPr>
            </w:pPr>
            <w:r>
              <w:rPr>
                <w:color w:val="000000"/>
              </w:rPr>
              <w:t>None</w:t>
            </w:r>
          </w:p>
        </w:tc>
        <w:tc>
          <w:tcPr>
            <w:tcW w:w="1320" w:type="dxa"/>
          </w:tcPr>
          <w:p w14:paraId="4A18EE86" w14:textId="77777777" w:rsidR="00641B59" w:rsidRDefault="00000000">
            <w:pPr>
              <w:spacing w:line="360" w:lineRule="auto"/>
              <w:ind w:left="28"/>
              <w:rPr>
                <w:color w:val="000000"/>
              </w:rPr>
            </w:pPr>
            <w:r>
              <w:rPr>
                <w:color w:val="000000"/>
              </w:rPr>
              <w:t>None</w:t>
            </w:r>
          </w:p>
        </w:tc>
        <w:tc>
          <w:tcPr>
            <w:tcW w:w="1320" w:type="dxa"/>
          </w:tcPr>
          <w:p w14:paraId="39837561" w14:textId="77777777" w:rsidR="00641B59" w:rsidRDefault="00000000">
            <w:pPr>
              <w:spacing w:line="360" w:lineRule="auto"/>
              <w:rPr>
                <w:color w:val="000000"/>
              </w:rPr>
            </w:pPr>
            <w:r>
              <w:rPr>
                <w:color w:val="000000"/>
              </w:rPr>
              <w:t>None</w:t>
            </w:r>
          </w:p>
        </w:tc>
      </w:tr>
      <w:tr w:rsidR="00641B59" w14:paraId="08011CB7" w14:textId="77777777">
        <w:trPr>
          <w:trHeight w:val="283"/>
        </w:trPr>
        <w:tc>
          <w:tcPr>
            <w:tcW w:w="1003" w:type="dxa"/>
          </w:tcPr>
          <w:p w14:paraId="0352BBB4" w14:textId="77777777" w:rsidR="00641B59" w:rsidRDefault="00000000">
            <w:pPr>
              <w:spacing w:line="360" w:lineRule="auto"/>
              <w:rPr>
                <w:color w:val="000000"/>
              </w:rPr>
            </w:pPr>
            <w:r>
              <w:rPr>
                <w:color w:val="000000"/>
              </w:rPr>
              <w:t>1544</w:t>
            </w:r>
          </w:p>
        </w:tc>
        <w:tc>
          <w:tcPr>
            <w:tcW w:w="1244" w:type="dxa"/>
          </w:tcPr>
          <w:p w14:paraId="17F797D3" w14:textId="77777777" w:rsidR="00641B59" w:rsidRDefault="00000000">
            <w:pPr>
              <w:spacing w:line="360" w:lineRule="auto"/>
              <w:rPr>
                <w:color w:val="000000"/>
              </w:rPr>
            </w:pPr>
            <w:r>
              <w:rPr>
                <w:color w:val="000000"/>
              </w:rPr>
              <w:t>200</w:t>
            </w:r>
          </w:p>
        </w:tc>
        <w:tc>
          <w:tcPr>
            <w:tcW w:w="1067" w:type="dxa"/>
          </w:tcPr>
          <w:p w14:paraId="1088434E" w14:textId="77777777" w:rsidR="00641B59" w:rsidRDefault="00000000">
            <w:pPr>
              <w:spacing w:line="360" w:lineRule="auto"/>
              <w:rPr>
                <w:color w:val="000000"/>
              </w:rPr>
            </w:pPr>
            <w:r>
              <w:rPr>
                <w:color w:val="000000"/>
              </w:rPr>
              <w:t>91</w:t>
            </w:r>
          </w:p>
        </w:tc>
        <w:tc>
          <w:tcPr>
            <w:tcW w:w="1220" w:type="dxa"/>
          </w:tcPr>
          <w:p w14:paraId="568AC864" w14:textId="77777777" w:rsidR="00641B59" w:rsidRDefault="00000000">
            <w:pPr>
              <w:spacing w:line="360" w:lineRule="auto"/>
              <w:rPr>
                <w:color w:val="000000"/>
              </w:rPr>
            </w:pPr>
            <w:r>
              <w:rPr>
                <w:color w:val="000000"/>
              </w:rPr>
              <w:t>200</w:t>
            </w:r>
          </w:p>
        </w:tc>
        <w:tc>
          <w:tcPr>
            <w:tcW w:w="1255" w:type="dxa"/>
          </w:tcPr>
          <w:p w14:paraId="25368FCC" w14:textId="77777777" w:rsidR="00641B59" w:rsidRDefault="00000000">
            <w:pPr>
              <w:spacing w:line="360" w:lineRule="auto"/>
              <w:rPr>
                <w:color w:val="000000"/>
              </w:rPr>
            </w:pPr>
            <w:r>
              <w:rPr>
                <w:color w:val="000000"/>
              </w:rPr>
              <w:t>176</w:t>
            </w:r>
          </w:p>
        </w:tc>
        <w:tc>
          <w:tcPr>
            <w:tcW w:w="1320" w:type="dxa"/>
          </w:tcPr>
          <w:p w14:paraId="393742DA" w14:textId="77777777" w:rsidR="00641B59" w:rsidRDefault="00000000">
            <w:pPr>
              <w:spacing w:line="360" w:lineRule="auto"/>
              <w:rPr>
                <w:color w:val="000000"/>
              </w:rPr>
            </w:pPr>
            <w:r>
              <w:rPr>
                <w:color w:val="000000"/>
              </w:rPr>
              <w:t>None</w:t>
            </w:r>
          </w:p>
        </w:tc>
        <w:tc>
          <w:tcPr>
            <w:tcW w:w="1320" w:type="dxa"/>
          </w:tcPr>
          <w:p w14:paraId="180C7273" w14:textId="77777777" w:rsidR="00641B59" w:rsidRDefault="00000000">
            <w:pPr>
              <w:spacing w:line="360" w:lineRule="auto"/>
              <w:rPr>
                <w:color w:val="000000"/>
              </w:rPr>
            </w:pPr>
            <w:r>
              <w:rPr>
                <w:color w:val="000000"/>
              </w:rPr>
              <w:t>None</w:t>
            </w:r>
          </w:p>
        </w:tc>
        <w:tc>
          <w:tcPr>
            <w:tcW w:w="1320" w:type="dxa"/>
          </w:tcPr>
          <w:p w14:paraId="308F63AB" w14:textId="77777777" w:rsidR="00641B59" w:rsidRDefault="00000000">
            <w:pPr>
              <w:spacing w:line="360" w:lineRule="auto"/>
              <w:ind w:left="28"/>
              <w:rPr>
                <w:color w:val="000000"/>
              </w:rPr>
            </w:pPr>
            <w:r>
              <w:rPr>
                <w:color w:val="000000"/>
              </w:rPr>
              <w:t>None</w:t>
            </w:r>
          </w:p>
        </w:tc>
        <w:tc>
          <w:tcPr>
            <w:tcW w:w="1320" w:type="dxa"/>
          </w:tcPr>
          <w:p w14:paraId="07EF7250" w14:textId="77777777" w:rsidR="00641B59" w:rsidRDefault="00000000">
            <w:pPr>
              <w:spacing w:line="360" w:lineRule="auto"/>
              <w:rPr>
                <w:color w:val="000000"/>
              </w:rPr>
            </w:pPr>
            <w:r>
              <w:rPr>
                <w:color w:val="000000"/>
              </w:rPr>
              <w:t>None</w:t>
            </w:r>
          </w:p>
        </w:tc>
      </w:tr>
      <w:tr w:rsidR="00641B59" w14:paraId="61AAD48D" w14:textId="77777777">
        <w:trPr>
          <w:trHeight w:val="283"/>
        </w:trPr>
        <w:tc>
          <w:tcPr>
            <w:tcW w:w="1003" w:type="dxa"/>
          </w:tcPr>
          <w:p w14:paraId="2DB74E0E" w14:textId="77777777" w:rsidR="00641B59" w:rsidRDefault="00000000">
            <w:pPr>
              <w:spacing w:line="360" w:lineRule="auto"/>
              <w:rPr>
                <w:color w:val="000000"/>
              </w:rPr>
            </w:pPr>
            <w:r>
              <w:rPr>
                <w:color w:val="000000"/>
              </w:rPr>
              <w:t>1581</w:t>
            </w:r>
          </w:p>
        </w:tc>
        <w:tc>
          <w:tcPr>
            <w:tcW w:w="1244" w:type="dxa"/>
          </w:tcPr>
          <w:p w14:paraId="6C3A440D" w14:textId="77777777" w:rsidR="00641B59" w:rsidRDefault="00000000">
            <w:pPr>
              <w:spacing w:line="360" w:lineRule="auto"/>
              <w:rPr>
                <w:color w:val="000000"/>
              </w:rPr>
            </w:pPr>
            <w:r>
              <w:rPr>
                <w:color w:val="000000"/>
              </w:rPr>
              <w:t>198</w:t>
            </w:r>
          </w:p>
        </w:tc>
        <w:tc>
          <w:tcPr>
            <w:tcW w:w="1067" w:type="dxa"/>
          </w:tcPr>
          <w:p w14:paraId="1251A62E" w14:textId="77777777" w:rsidR="00641B59" w:rsidRDefault="00000000">
            <w:pPr>
              <w:spacing w:line="360" w:lineRule="auto"/>
              <w:rPr>
                <w:color w:val="000000"/>
              </w:rPr>
            </w:pPr>
            <w:r>
              <w:rPr>
                <w:color w:val="000000"/>
              </w:rPr>
              <w:t>88</w:t>
            </w:r>
          </w:p>
        </w:tc>
        <w:tc>
          <w:tcPr>
            <w:tcW w:w="1220" w:type="dxa"/>
          </w:tcPr>
          <w:p w14:paraId="6160E523" w14:textId="77777777" w:rsidR="00641B59" w:rsidRDefault="00000000">
            <w:pPr>
              <w:spacing w:line="360" w:lineRule="auto"/>
              <w:rPr>
                <w:color w:val="000000"/>
              </w:rPr>
            </w:pPr>
            <w:r>
              <w:rPr>
                <w:color w:val="000000"/>
              </w:rPr>
              <w:t>198</w:t>
            </w:r>
          </w:p>
        </w:tc>
        <w:tc>
          <w:tcPr>
            <w:tcW w:w="1255" w:type="dxa"/>
          </w:tcPr>
          <w:p w14:paraId="5D4352EB" w14:textId="77777777" w:rsidR="00641B59" w:rsidRDefault="00000000">
            <w:pPr>
              <w:spacing w:line="360" w:lineRule="auto"/>
              <w:rPr>
                <w:color w:val="000000"/>
              </w:rPr>
            </w:pPr>
            <w:r>
              <w:rPr>
                <w:color w:val="000000"/>
              </w:rPr>
              <w:t>166</w:t>
            </w:r>
          </w:p>
        </w:tc>
        <w:tc>
          <w:tcPr>
            <w:tcW w:w="1320" w:type="dxa"/>
          </w:tcPr>
          <w:p w14:paraId="7AD0EE17" w14:textId="77777777" w:rsidR="00641B59" w:rsidRDefault="00000000">
            <w:pPr>
              <w:spacing w:line="360" w:lineRule="auto"/>
              <w:rPr>
                <w:color w:val="000000"/>
              </w:rPr>
            </w:pPr>
            <w:r>
              <w:rPr>
                <w:color w:val="000000"/>
              </w:rPr>
              <w:t>150</w:t>
            </w:r>
          </w:p>
        </w:tc>
        <w:tc>
          <w:tcPr>
            <w:tcW w:w="1320" w:type="dxa"/>
          </w:tcPr>
          <w:p w14:paraId="3C4AD7B3" w14:textId="77777777" w:rsidR="00641B59" w:rsidRDefault="00000000">
            <w:pPr>
              <w:spacing w:line="360" w:lineRule="auto"/>
              <w:rPr>
                <w:color w:val="000000"/>
              </w:rPr>
            </w:pPr>
            <w:r>
              <w:rPr>
                <w:color w:val="000000"/>
              </w:rPr>
              <w:t>200</w:t>
            </w:r>
          </w:p>
        </w:tc>
        <w:tc>
          <w:tcPr>
            <w:tcW w:w="1320" w:type="dxa"/>
          </w:tcPr>
          <w:p w14:paraId="1E41C4DF" w14:textId="77777777" w:rsidR="00641B59" w:rsidRDefault="00000000">
            <w:pPr>
              <w:spacing w:line="360" w:lineRule="auto"/>
              <w:ind w:left="28"/>
              <w:rPr>
                <w:color w:val="000000"/>
              </w:rPr>
            </w:pPr>
            <w:r>
              <w:rPr>
                <w:color w:val="000000"/>
              </w:rPr>
              <w:t>220</w:t>
            </w:r>
          </w:p>
        </w:tc>
        <w:tc>
          <w:tcPr>
            <w:tcW w:w="1320" w:type="dxa"/>
          </w:tcPr>
          <w:p w14:paraId="5C2A667E" w14:textId="77777777" w:rsidR="00641B59" w:rsidRDefault="00000000">
            <w:pPr>
              <w:spacing w:line="360" w:lineRule="auto"/>
              <w:rPr>
                <w:color w:val="000000"/>
              </w:rPr>
            </w:pPr>
            <w:r>
              <w:rPr>
                <w:color w:val="000000"/>
              </w:rPr>
              <w:t>200</w:t>
            </w:r>
          </w:p>
        </w:tc>
      </w:tr>
      <w:tr w:rsidR="00641B59" w14:paraId="1AB53335" w14:textId="77777777">
        <w:trPr>
          <w:trHeight w:val="283"/>
        </w:trPr>
        <w:tc>
          <w:tcPr>
            <w:tcW w:w="1003" w:type="dxa"/>
          </w:tcPr>
          <w:p w14:paraId="71A90AD3" w14:textId="77777777" w:rsidR="00641B59" w:rsidRDefault="00000000">
            <w:pPr>
              <w:spacing w:line="360" w:lineRule="auto"/>
              <w:rPr>
                <w:color w:val="000000"/>
              </w:rPr>
            </w:pPr>
            <w:r>
              <w:rPr>
                <w:color w:val="000000"/>
              </w:rPr>
              <w:t>1606</w:t>
            </w:r>
          </w:p>
        </w:tc>
        <w:tc>
          <w:tcPr>
            <w:tcW w:w="1244" w:type="dxa"/>
          </w:tcPr>
          <w:p w14:paraId="7D11262D" w14:textId="77777777" w:rsidR="00641B59" w:rsidRDefault="00000000">
            <w:pPr>
              <w:spacing w:line="360" w:lineRule="auto"/>
              <w:rPr>
                <w:color w:val="000000"/>
              </w:rPr>
            </w:pPr>
            <w:r>
              <w:rPr>
                <w:color w:val="000000"/>
              </w:rPr>
              <w:t>199</w:t>
            </w:r>
          </w:p>
        </w:tc>
        <w:tc>
          <w:tcPr>
            <w:tcW w:w="1067" w:type="dxa"/>
          </w:tcPr>
          <w:p w14:paraId="15F29159" w14:textId="77777777" w:rsidR="00641B59" w:rsidRDefault="00000000">
            <w:pPr>
              <w:spacing w:line="360" w:lineRule="auto"/>
              <w:rPr>
                <w:color w:val="000000"/>
              </w:rPr>
            </w:pPr>
            <w:r>
              <w:rPr>
                <w:color w:val="000000"/>
              </w:rPr>
              <w:t>87</w:t>
            </w:r>
          </w:p>
        </w:tc>
        <w:tc>
          <w:tcPr>
            <w:tcW w:w="1220" w:type="dxa"/>
          </w:tcPr>
          <w:p w14:paraId="15BEC6B2" w14:textId="77777777" w:rsidR="00641B59" w:rsidRDefault="00000000">
            <w:pPr>
              <w:spacing w:line="360" w:lineRule="auto"/>
              <w:rPr>
                <w:color w:val="000000"/>
              </w:rPr>
            </w:pPr>
            <w:r>
              <w:rPr>
                <w:color w:val="000000"/>
              </w:rPr>
              <w:t>199</w:t>
            </w:r>
          </w:p>
        </w:tc>
        <w:tc>
          <w:tcPr>
            <w:tcW w:w="1255" w:type="dxa"/>
          </w:tcPr>
          <w:p w14:paraId="52D95974" w14:textId="77777777" w:rsidR="00641B59" w:rsidRDefault="00000000">
            <w:pPr>
              <w:spacing w:line="360" w:lineRule="auto"/>
              <w:rPr>
                <w:color w:val="000000"/>
              </w:rPr>
            </w:pPr>
            <w:r>
              <w:rPr>
                <w:color w:val="000000"/>
              </w:rPr>
              <w:t>170</w:t>
            </w:r>
          </w:p>
        </w:tc>
        <w:tc>
          <w:tcPr>
            <w:tcW w:w="1320" w:type="dxa"/>
          </w:tcPr>
          <w:p w14:paraId="77499938" w14:textId="77777777" w:rsidR="00641B59" w:rsidRDefault="00000000">
            <w:pPr>
              <w:spacing w:line="360" w:lineRule="auto"/>
              <w:rPr>
                <w:color w:val="000000"/>
              </w:rPr>
            </w:pPr>
            <w:r>
              <w:rPr>
                <w:color w:val="000000"/>
              </w:rPr>
              <w:t>155</w:t>
            </w:r>
          </w:p>
        </w:tc>
        <w:tc>
          <w:tcPr>
            <w:tcW w:w="1320" w:type="dxa"/>
          </w:tcPr>
          <w:p w14:paraId="5D87F0A1" w14:textId="77777777" w:rsidR="00641B59" w:rsidRDefault="00000000">
            <w:pPr>
              <w:spacing w:line="360" w:lineRule="auto"/>
              <w:rPr>
                <w:color w:val="000000"/>
              </w:rPr>
            </w:pPr>
            <w:r>
              <w:rPr>
                <w:color w:val="000000"/>
              </w:rPr>
              <w:t>200</w:t>
            </w:r>
          </w:p>
        </w:tc>
        <w:tc>
          <w:tcPr>
            <w:tcW w:w="1320" w:type="dxa"/>
          </w:tcPr>
          <w:p w14:paraId="432730EC" w14:textId="77777777" w:rsidR="00641B59" w:rsidRDefault="00000000">
            <w:pPr>
              <w:spacing w:line="360" w:lineRule="auto"/>
              <w:ind w:left="28"/>
              <w:rPr>
                <w:color w:val="000000"/>
              </w:rPr>
            </w:pPr>
            <w:r>
              <w:rPr>
                <w:color w:val="000000"/>
              </w:rPr>
              <w:t>215</w:t>
            </w:r>
          </w:p>
        </w:tc>
        <w:tc>
          <w:tcPr>
            <w:tcW w:w="1320" w:type="dxa"/>
          </w:tcPr>
          <w:p w14:paraId="518C9ECE" w14:textId="77777777" w:rsidR="00641B59" w:rsidRDefault="00000000">
            <w:pPr>
              <w:spacing w:line="360" w:lineRule="auto"/>
              <w:rPr>
                <w:color w:val="000000"/>
              </w:rPr>
            </w:pPr>
            <w:r>
              <w:rPr>
                <w:color w:val="000000"/>
              </w:rPr>
              <w:t>200</w:t>
            </w:r>
          </w:p>
        </w:tc>
      </w:tr>
      <w:tr w:rsidR="00641B59" w14:paraId="70452E41" w14:textId="77777777">
        <w:trPr>
          <w:trHeight w:val="283"/>
        </w:trPr>
        <w:tc>
          <w:tcPr>
            <w:tcW w:w="1003" w:type="dxa"/>
          </w:tcPr>
          <w:p w14:paraId="347A4116" w14:textId="77777777" w:rsidR="00641B59" w:rsidRDefault="00000000">
            <w:pPr>
              <w:spacing w:line="360" w:lineRule="auto"/>
              <w:rPr>
                <w:color w:val="000000"/>
              </w:rPr>
            </w:pPr>
            <w:r>
              <w:rPr>
                <w:color w:val="000000"/>
              </w:rPr>
              <w:t>1616</w:t>
            </w:r>
          </w:p>
        </w:tc>
        <w:tc>
          <w:tcPr>
            <w:tcW w:w="1244" w:type="dxa"/>
          </w:tcPr>
          <w:p w14:paraId="511FB1BF" w14:textId="77777777" w:rsidR="00641B59" w:rsidRDefault="00000000">
            <w:pPr>
              <w:spacing w:line="360" w:lineRule="auto"/>
              <w:rPr>
                <w:color w:val="000000"/>
              </w:rPr>
            </w:pPr>
            <w:r>
              <w:rPr>
                <w:color w:val="000000"/>
              </w:rPr>
              <w:t>200</w:t>
            </w:r>
          </w:p>
        </w:tc>
        <w:tc>
          <w:tcPr>
            <w:tcW w:w="1067" w:type="dxa"/>
          </w:tcPr>
          <w:p w14:paraId="47F2D489" w14:textId="77777777" w:rsidR="00641B59" w:rsidRDefault="00000000">
            <w:pPr>
              <w:spacing w:line="360" w:lineRule="auto"/>
              <w:rPr>
                <w:color w:val="000000"/>
              </w:rPr>
            </w:pPr>
            <w:r>
              <w:rPr>
                <w:color w:val="000000"/>
              </w:rPr>
              <w:t>86</w:t>
            </w:r>
          </w:p>
        </w:tc>
        <w:tc>
          <w:tcPr>
            <w:tcW w:w="1220" w:type="dxa"/>
          </w:tcPr>
          <w:p w14:paraId="49D0780A" w14:textId="77777777" w:rsidR="00641B59" w:rsidRDefault="00000000">
            <w:pPr>
              <w:spacing w:line="360" w:lineRule="auto"/>
              <w:rPr>
                <w:color w:val="000000"/>
              </w:rPr>
            </w:pPr>
            <w:r>
              <w:rPr>
                <w:color w:val="000000"/>
              </w:rPr>
              <w:t>200</w:t>
            </w:r>
          </w:p>
        </w:tc>
        <w:tc>
          <w:tcPr>
            <w:tcW w:w="1255" w:type="dxa"/>
          </w:tcPr>
          <w:p w14:paraId="5D9A0387" w14:textId="77777777" w:rsidR="00641B59" w:rsidRDefault="00000000">
            <w:pPr>
              <w:spacing w:line="360" w:lineRule="auto"/>
              <w:rPr>
                <w:color w:val="000000"/>
              </w:rPr>
            </w:pPr>
            <w:r>
              <w:rPr>
                <w:color w:val="000000"/>
              </w:rPr>
              <w:t>173</w:t>
            </w:r>
          </w:p>
        </w:tc>
        <w:tc>
          <w:tcPr>
            <w:tcW w:w="1320" w:type="dxa"/>
          </w:tcPr>
          <w:p w14:paraId="78864175" w14:textId="77777777" w:rsidR="00641B59" w:rsidRDefault="00000000">
            <w:pPr>
              <w:spacing w:line="360" w:lineRule="auto"/>
              <w:rPr>
                <w:color w:val="000000"/>
              </w:rPr>
            </w:pPr>
            <w:r>
              <w:rPr>
                <w:color w:val="000000"/>
              </w:rPr>
              <w:t>160</w:t>
            </w:r>
          </w:p>
        </w:tc>
        <w:tc>
          <w:tcPr>
            <w:tcW w:w="1320" w:type="dxa"/>
          </w:tcPr>
          <w:p w14:paraId="518A2987" w14:textId="77777777" w:rsidR="00641B59" w:rsidRDefault="00000000">
            <w:pPr>
              <w:spacing w:line="360" w:lineRule="auto"/>
              <w:rPr>
                <w:color w:val="000000"/>
              </w:rPr>
            </w:pPr>
            <w:r>
              <w:rPr>
                <w:color w:val="000000"/>
              </w:rPr>
              <w:t>200</w:t>
            </w:r>
          </w:p>
        </w:tc>
        <w:tc>
          <w:tcPr>
            <w:tcW w:w="1320" w:type="dxa"/>
          </w:tcPr>
          <w:p w14:paraId="3C67FBFB" w14:textId="77777777" w:rsidR="00641B59" w:rsidRDefault="00000000">
            <w:pPr>
              <w:spacing w:line="360" w:lineRule="auto"/>
              <w:ind w:left="28"/>
              <w:rPr>
                <w:color w:val="000000"/>
              </w:rPr>
            </w:pPr>
            <w:r>
              <w:rPr>
                <w:color w:val="000000"/>
              </w:rPr>
              <w:t>210</w:t>
            </w:r>
          </w:p>
        </w:tc>
        <w:tc>
          <w:tcPr>
            <w:tcW w:w="1320" w:type="dxa"/>
          </w:tcPr>
          <w:p w14:paraId="7C3AA126" w14:textId="77777777" w:rsidR="00641B59" w:rsidRDefault="00000000">
            <w:pPr>
              <w:spacing w:line="360" w:lineRule="auto"/>
              <w:rPr>
                <w:color w:val="000000"/>
              </w:rPr>
            </w:pPr>
            <w:r>
              <w:rPr>
                <w:color w:val="000000"/>
              </w:rPr>
              <w:t>200</w:t>
            </w:r>
          </w:p>
        </w:tc>
      </w:tr>
      <w:tr w:rsidR="00641B59" w14:paraId="2009B0DF" w14:textId="77777777">
        <w:trPr>
          <w:trHeight w:val="283"/>
        </w:trPr>
        <w:tc>
          <w:tcPr>
            <w:tcW w:w="1003" w:type="dxa"/>
          </w:tcPr>
          <w:p w14:paraId="290C72C5" w14:textId="77777777" w:rsidR="00641B59" w:rsidRDefault="00000000">
            <w:pPr>
              <w:spacing w:line="360" w:lineRule="auto"/>
              <w:rPr>
                <w:color w:val="000000"/>
              </w:rPr>
            </w:pPr>
            <w:r>
              <w:rPr>
                <w:color w:val="000000"/>
              </w:rPr>
              <w:t>1633</w:t>
            </w:r>
          </w:p>
        </w:tc>
        <w:tc>
          <w:tcPr>
            <w:tcW w:w="1244" w:type="dxa"/>
          </w:tcPr>
          <w:p w14:paraId="5D9BAC7B" w14:textId="77777777" w:rsidR="00641B59" w:rsidRDefault="00000000">
            <w:pPr>
              <w:spacing w:line="360" w:lineRule="auto"/>
              <w:rPr>
                <w:color w:val="000000"/>
              </w:rPr>
            </w:pPr>
            <w:r>
              <w:rPr>
                <w:color w:val="000000"/>
              </w:rPr>
              <w:t>200</w:t>
            </w:r>
          </w:p>
        </w:tc>
        <w:tc>
          <w:tcPr>
            <w:tcW w:w="1067" w:type="dxa"/>
          </w:tcPr>
          <w:p w14:paraId="3834DE60" w14:textId="77777777" w:rsidR="00641B59" w:rsidRDefault="00000000">
            <w:pPr>
              <w:spacing w:line="360" w:lineRule="auto"/>
              <w:rPr>
                <w:color w:val="000000"/>
              </w:rPr>
            </w:pPr>
            <w:r>
              <w:rPr>
                <w:color w:val="000000"/>
              </w:rPr>
              <w:t>85</w:t>
            </w:r>
          </w:p>
        </w:tc>
        <w:tc>
          <w:tcPr>
            <w:tcW w:w="1220" w:type="dxa"/>
          </w:tcPr>
          <w:p w14:paraId="5F43CDBC" w14:textId="77777777" w:rsidR="00641B59" w:rsidRDefault="00000000">
            <w:pPr>
              <w:spacing w:line="360" w:lineRule="auto"/>
              <w:rPr>
                <w:color w:val="000000"/>
              </w:rPr>
            </w:pPr>
            <w:r>
              <w:rPr>
                <w:color w:val="000000"/>
              </w:rPr>
              <w:t>200</w:t>
            </w:r>
          </w:p>
        </w:tc>
        <w:tc>
          <w:tcPr>
            <w:tcW w:w="1255" w:type="dxa"/>
          </w:tcPr>
          <w:p w14:paraId="47387C5D" w14:textId="77777777" w:rsidR="00641B59" w:rsidRDefault="00000000">
            <w:pPr>
              <w:spacing w:line="360" w:lineRule="auto"/>
              <w:rPr>
                <w:color w:val="000000"/>
              </w:rPr>
            </w:pPr>
            <w:r>
              <w:rPr>
                <w:color w:val="000000"/>
              </w:rPr>
              <w:t>176</w:t>
            </w:r>
          </w:p>
        </w:tc>
        <w:tc>
          <w:tcPr>
            <w:tcW w:w="1320" w:type="dxa"/>
          </w:tcPr>
          <w:p w14:paraId="5D07D82C" w14:textId="77777777" w:rsidR="00641B59" w:rsidRDefault="00000000">
            <w:pPr>
              <w:spacing w:line="360" w:lineRule="auto"/>
              <w:rPr>
                <w:color w:val="000000"/>
              </w:rPr>
            </w:pPr>
            <w:r>
              <w:rPr>
                <w:color w:val="000000"/>
              </w:rPr>
              <w:t>None</w:t>
            </w:r>
          </w:p>
        </w:tc>
        <w:tc>
          <w:tcPr>
            <w:tcW w:w="1320" w:type="dxa"/>
          </w:tcPr>
          <w:p w14:paraId="10FCE867" w14:textId="77777777" w:rsidR="00641B59" w:rsidRDefault="00000000">
            <w:pPr>
              <w:spacing w:line="360" w:lineRule="auto"/>
              <w:rPr>
                <w:color w:val="000000"/>
              </w:rPr>
            </w:pPr>
            <w:r>
              <w:rPr>
                <w:color w:val="000000"/>
              </w:rPr>
              <w:t>None</w:t>
            </w:r>
          </w:p>
        </w:tc>
        <w:tc>
          <w:tcPr>
            <w:tcW w:w="1320" w:type="dxa"/>
          </w:tcPr>
          <w:p w14:paraId="516C77C8" w14:textId="77777777" w:rsidR="00641B59" w:rsidRDefault="00000000">
            <w:pPr>
              <w:spacing w:line="360" w:lineRule="auto"/>
              <w:ind w:left="28"/>
              <w:rPr>
                <w:color w:val="000000"/>
              </w:rPr>
            </w:pPr>
            <w:r>
              <w:rPr>
                <w:color w:val="000000"/>
              </w:rPr>
              <w:t>None</w:t>
            </w:r>
          </w:p>
        </w:tc>
        <w:tc>
          <w:tcPr>
            <w:tcW w:w="1320" w:type="dxa"/>
          </w:tcPr>
          <w:p w14:paraId="493C0E9E" w14:textId="77777777" w:rsidR="00641B59" w:rsidRDefault="00000000">
            <w:pPr>
              <w:spacing w:line="360" w:lineRule="auto"/>
              <w:rPr>
                <w:color w:val="000000"/>
              </w:rPr>
            </w:pPr>
            <w:r>
              <w:rPr>
                <w:color w:val="000000"/>
              </w:rPr>
              <w:t>None</w:t>
            </w:r>
          </w:p>
        </w:tc>
      </w:tr>
      <w:tr w:rsidR="00641B59" w14:paraId="3A05F683" w14:textId="77777777">
        <w:trPr>
          <w:trHeight w:val="283"/>
        </w:trPr>
        <w:tc>
          <w:tcPr>
            <w:tcW w:w="1003" w:type="dxa"/>
          </w:tcPr>
          <w:p w14:paraId="2ED31CF3" w14:textId="77777777" w:rsidR="00641B59" w:rsidRDefault="00000000">
            <w:pPr>
              <w:spacing w:line="360" w:lineRule="auto"/>
              <w:rPr>
                <w:color w:val="000000"/>
              </w:rPr>
            </w:pPr>
            <w:r>
              <w:rPr>
                <w:color w:val="000000"/>
              </w:rPr>
              <w:t>1640</w:t>
            </w:r>
          </w:p>
        </w:tc>
        <w:tc>
          <w:tcPr>
            <w:tcW w:w="1244" w:type="dxa"/>
          </w:tcPr>
          <w:p w14:paraId="740A6A1F" w14:textId="77777777" w:rsidR="00641B59" w:rsidRDefault="00000000">
            <w:pPr>
              <w:spacing w:line="360" w:lineRule="auto"/>
              <w:rPr>
                <w:color w:val="000000"/>
              </w:rPr>
            </w:pPr>
            <w:r>
              <w:rPr>
                <w:color w:val="000000"/>
              </w:rPr>
              <w:t>201</w:t>
            </w:r>
          </w:p>
        </w:tc>
        <w:tc>
          <w:tcPr>
            <w:tcW w:w="1067" w:type="dxa"/>
          </w:tcPr>
          <w:p w14:paraId="4E960AEA" w14:textId="77777777" w:rsidR="00641B59" w:rsidRDefault="00000000">
            <w:pPr>
              <w:spacing w:line="360" w:lineRule="auto"/>
              <w:rPr>
                <w:color w:val="000000"/>
              </w:rPr>
            </w:pPr>
            <w:r>
              <w:rPr>
                <w:color w:val="000000"/>
              </w:rPr>
              <w:t>84</w:t>
            </w:r>
          </w:p>
        </w:tc>
        <w:tc>
          <w:tcPr>
            <w:tcW w:w="1220" w:type="dxa"/>
          </w:tcPr>
          <w:p w14:paraId="6D2DA353" w14:textId="77777777" w:rsidR="00641B59" w:rsidRDefault="00000000">
            <w:pPr>
              <w:spacing w:line="360" w:lineRule="auto"/>
              <w:rPr>
                <w:color w:val="000000"/>
              </w:rPr>
            </w:pPr>
            <w:r>
              <w:rPr>
                <w:color w:val="000000"/>
              </w:rPr>
              <w:t>201</w:t>
            </w:r>
          </w:p>
        </w:tc>
        <w:tc>
          <w:tcPr>
            <w:tcW w:w="1255" w:type="dxa"/>
          </w:tcPr>
          <w:p w14:paraId="0ADF8BB6" w14:textId="77777777" w:rsidR="00641B59" w:rsidRDefault="00000000">
            <w:pPr>
              <w:spacing w:line="360" w:lineRule="auto"/>
              <w:rPr>
                <w:color w:val="000000"/>
              </w:rPr>
            </w:pPr>
            <w:r>
              <w:rPr>
                <w:color w:val="000000"/>
              </w:rPr>
              <w:t>178</w:t>
            </w:r>
          </w:p>
        </w:tc>
        <w:tc>
          <w:tcPr>
            <w:tcW w:w="1320" w:type="dxa"/>
          </w:tcPr>
          <w:p w14:paraId="3CFF6F9A" w14:textId="77777777" w:rsidR="00641B59" w:rsidRDefault="00000000">
            <w:pPr>
              <w:spacing w:line="360" w:lineRule="auto"/>
              <w:rPr>
                <w:color w:val="000000"/>
              </w:rPr>
            </w:pPr>
            <w:r>
              <w:rPr>
                <w:color w:val="000000"/>
              </w:rPr>
              <w:t>None</w:t>
            </w:r>
          </w:p>
        </w:tc>
        <w:tc>
          <w:tcPr>
            <w:tcW w:w="1320" w:type="dxa"/>
          </w:tcPr>
          <w:p w14:paraId="2E694069" w14:textId="77777777" w:rsidR="00641B59" w:rsidRDefault="00000000">
            <w:pPr>
              <w:spacing w:line="360" w:lineRule="auto"/>
              <w:rPr>
                <w:color w:val="000000"/>
              </w:rPr>
            </w:pPr>
            <w:r>
              <w:rPr>
                <w:color w:val="000000"/>
              </w:rPr>
              <w:t>None</w:t>
            </w:r>
          </w:p>
        </w:tc>
        <w:tc>
          <w:tcPr>
            <w:tcW w:w="1320" w:type="dxa"/>
          </w:tcPr>
          <w:p w14:paraId="16D8D157" w14:textId="77777777" w:rsidR="00641B59" w:rsidRDefault="00000000">
            <w:pPr>
              <w:spacing w:line="360" w:lineRule="auto"/>
              <w:ind w:left="28"/>
              <w:rPr>
                <w:color w:val="000000"/>
              </w:rPr>
            </w:pPr>
            <w:r>
              <w:rPr>
                <w:color w:val="000000"/>
              </w:rPr>
              <w:t>None</w:t>
            </w:r>
          </w:p>
        </w:tc>
        <w:tc>
          <w:tcPr>
            <w:tcW w:w="1320" w:type="dxa"/>
          </w:tcPr>
          <w:p w14:paraId="16E3BE3D" w14:textId="77777777" w:rsidR="00641B59" w:rsidRDefault="00000000">
            <w:pPr>
              <w:spacing w:line="360" w:lineRule="auto"/>
              <w:rPr>
                <w:color w:val="000000"/>
              </w:rPr>
            </w:pPr>
            <w:r>
              <w:rPr>
                <w:color w:val="000000"/>
              </w:rPr>
              <w:t>None</w:t>
            </w:r>
          </w:p>
        </w:tc>
      </w:tr>
      <w:tr w:rsidR="00641B59" w14:paraId="2ECC59BB" w14:textId="77777777">
        <w:trPr>
          <w:trHeight w:val="283"/>
        </w:trPr>
        <w:tc>
          <w:tcPr>
            <w:tcW w:w="1003" w:type="dxa"/>
          </w:tcPr>
          <w:p w14:paraId="11CEDCF4" w14:textId="77777777" w:rsidR="00641B59" w:rsidRDefault="00000000">
            <w:pPr>
              <w:spacing w:line="360" w:lineRule="auto"/>
              <w:rPr>
                <w:color w:val="000000"/>
              </w:rPr>
            </w:pPr>
            <w:r>
              <w:rPr>
                <w:color w:val="000000"/>
              </w:rPr>
              <w:t>1650</w:t>
            </w:r>
          </w:p>
        </w:tc>
        <w:tc>
          <w:tcPr>
            <w:tcW w:w="1244" w:type="dxa"/>
          </w:tcPr>
          <w:p w14:paraId="47FF3C8E" w14:textId="77777777" w:rsidR="00641B59" w:rsidRDefault="00000000">
            <w:pPr>
              <w:spacing w:line="360" w:lineRule="auto"/>
              <w:rPr>
                <w:color w:val="000000"/>
              </w:rPr>
            </w:pPr>
            <w:r>
              <w:rPr>
                <w:color w:val="000000"/>
              </w:rPr>
              <w:t>202</w:t>
            </w:r>
          </w:p>
        </w:tc>
        <w:tc>
          <w:tcPr>
            <w:tcW w:w="1067" w:type="dxa"/>
          </w:tcPr>
          <w:p w14:paraId="25C2EB1B" w14:textId="77777777" w:rsidR="00641B59" w:rsidRDefault="00000000">
            <w:pPr>
              <w:spacing w:line="360" w:lineRule="auto"/>
              <w:rPr>
                <w:color w:val="000000"/>
              </w:rPr>
            </w:pPr>
            <w:r>
              <w:rPr>
                <w:color w:val="000000"/>
              </w:rPr>
              <w:t>83</w:t>
            </w:r>
          </w:p>
        </w:tc>
        <w:tc>
          <w:tcPr>
            <w:tcW w:w="1220" w:type="dxa"/>
          </w:tcPr>
          <w:p w14:paraId="41C22447" w14:textId="77777777" w:rsidR="00641B59" w:rsidRDefault="00000000">
            <w:pPr>
              <w:spacing w:line="360" w:lineRule="auto"/>
              <w:rPr>
                <w:color w:val="000000"/>
              </w:rPr>
            </w:pPr>
            <w:r>
              <w:rPr>
                <w:color w:val="000000"/>
              </w:rPr>
              <w:t>202</w:t>
            </w:r>
          </w:p>
        </w:tc>
        <w:tc>
          <w:tcPr>
            <w:tcW w:w="1255" w:type="dxa"/>
          </w:tcPr>
          <w:p w14:paraId="4FF69DD8" w14:textId="77777777" w:rsidR="00641B59" w:rsidRDefault="00000000">
            <w:pPr>
              <w:spacing w:line="360" w:lineRule="auto"/>
              <w:rPr>
                <w:color w:val="000000"/>
              </w:rPr>
            </w:pPr>
            <w:r>
              <w:rPr>
                <w:color w:val="000000"/>
              </w:rPr>
              <w:t>176</w:t>
            </w:r>
          </w:p>
        </w:tc>
        <w:tc>
          <w:tcPr>
            <w:tcW w:w="1320" w:type="dxa"/>
          </w:tcPr>
          <w:p w14:paraId="43125072" w14:textId="77777777" w:rsidR="00641B59" w:rsidRDefault="00000000">
            <w:pPr>
              <w:spacing w:line="360" w:lineRule="auto"/>
              <w:rPr>
                <w:color w:val="000000"/>
              </w:rPr>
            </w:pPr>
            <w:r>
              <w:rPr>
                <w:color w:val="000000"/>
              </w:rPr>
              <w:t>None</w:t>
            </w:r>
          </w:p>
        </w:tc>
        <w:tc>
          <w:tcPr>
            <w:tcW w:w="1320" w:type="dxa"/>
          </w:tcPr>
          <w:p w14:paraId="30A4EB40" w14:textId="77777777" w:rsidR="00641B59" w:rsidRDefault="00000000">
            <w:pPr>
              <w:spacing w:line="360" w:lineRule="auto"/>
              <w:rPr>
                <w:color w:val="000000"/>
              </w:rPr>
            </w:pPr>
            <w:r>
              <w:rPr>
                <w:color w:val="000000"/>
              </w:rPr>
              <w:t>None</w:t>
            </w:r>
          </w:p>
        </w:tc>
        <w:tc>
          <w:tcPr>
            <w:tcW w:w="1320" w:type="dxa"/>
          </w:tcPr>
          <w:p w14:paraId="41E1B4D1" w14:textId="77777777" w:rsidR="00641B59" w:rsidRDefault="00000000">
            <w:pPr>
              <w:spacing w:line="360" w:lineRule="auto"/>
              <w:ind w:left="28"/>
              <w:rPr>
                <w:color w:val="000000"/>
              </w:rPr>
            </w:pPr>
            <w:r>
              <w:rPr>
                <w:color w:val="000000"/>
              </w:rPr>
              <w:t>None</w:t>
            </w:r>
          </w:p>
        </w:tc>
        <w:tc>
          <w:tcPr>
            <w:tcW w:w="1320" w:type="dxa"/>
          </w:tcPr>
          <w:p w14:paraId="0AE2831B" w14:textId="77777777" w:rsidR="00641B59" w:rsidRDefault="00000000">
            <w:pPr>
              <w:spacing w:line="360" w:lineRule="auto"/>
              <w:rPr>
                <w:color w:val="000000"/>
              </w:rPr>
            </w:pPr>
            <w:r>
              <w:rPr>
                <w:color w:val="000000"/>
              </w:rPr>
              <w:t>None</w:t>
            </w:r>
          </w:p>
        </w:tc>
      </w:tr>
    </w:tbl>
    <w:p w14:paraId="709B3A3D" w14:textId="77777777" w:rsidR="00641B59" w:rsidRDefault="00641B59">
      <w:pPr>
        <w:pStyle w:val="Heading2"/>
        <w:spacing w:before="0" w:line="360" w:lineRule="auto"/>
        <w:rPr>
          <w:color w:val="000000"/>
          <w:sz w:val="28"/>
          <w:szCs w:val="28"/>
        </w:rPr>
      </w:pPr>
    </w:p>
    <w:p w14:paraId="0E16382A" w14:textId="77777777" w:rsidR="00641B59" w:rsidRDefault="00000000">
      <w:pPr>
        <w:pStyle w:val="Heading2"/>
        <w:spacing w:before="0" w:line="360" w:lineRule="auto"/>
        <w:rPr>
          <w:color w:val="000000"/>
          <w:sz w:val="28"/>
          <w:szCs w:val="28"/>
        </w:rPr>
      </w:pPr>
      <w:r>
        <w:rPr>
          <w:color w:val="000000"/>
          <w:sz w:val="28"/>
          <w:szCs w:val="28"/>
        </w:rPr>
        <w:t>7. Challenges and Improvements</w:t>
      </w:r>
    </w:p>
    <w:p w14:paraId="05755C6F" w14:textId="77777777" w:rsidR="00641B59" w:rsidRDefault="00000000">
      <w:pPr>
        <w:pStyle w:val="Heading3"/>
        <w:spacing w:before="0" w:line="360" w:lineRule="auto"/>
        <w:rPr>
          <w:color w:val="000000"/>
          <w:sz w:val="24"/>
          <w:szCs w:val="24"/>
        </w:rPr>
      </w:pPr>
      <w:r>
        <w:rPr>
          <w:color w:val="000000"/>
          <w:sz w:val="24"/>
          <w:szCs w:val="24"/>
        </w:rPr>
        <w:t>Challenges</w:t>
      </w:r>
    </w:p>
    <w:p w14:paraId="0267B225" w14:textId="77777777" w:rsidR="00641B59"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Ensuring stable ball detection in varying lighting conditions.</w:t>
      </w:r>
    </w:p>
    <w:p w14:paraId="5F29E22C" w14:textId="77777777" w:rsidR="00641B59"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Handling frames where the ball is partially visible.</w:t>
      </w:r>
    </w:p>
    <w:p w14:paraId="64D69CAF" w14:textId="77777777" w:rsidR="00641B59" w:rsidRDefault="00000000">
      <w:pPr>
        <w:pStyle w:val="Heading3"/>
        <w:spacing w:before="0" w:line="360" w:lineRule="auto"/>
        <w:rPr>
          <w:color w:val="000000"/>
          <w:sz w:val="24"/>
          <w:szCs w:val="24"/>
        </w:rPr>
      </w:pPr>
      <w:r>
        <w:rPr>
          <w:color w:val="000000"/>
          <w:sz w:val="24"/>
          <w:szCs w:val="24"/>
        </w:rPr>
        <w:t>Improvements</w:t>
      </w:r>
    </w:p>
    <w:p w14:paraId="1845C93B" w14:textId="0AA95759" w:rsidR="00641B59"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Machine Learning-based Ball Detection</w:t>
      </w:r>
      <w:r>
        <w:rPr>
          <w:rFonts w:ascii="Times New Roman" w:eastAsia="Times New Roman" w:hAnsi="Times New Roman" w:cs="Times New Roman"/>
          <w:color w:val="000000"/>
          <w:sz w:val="24"/>
          <w:szCs w:val="24"/>
        </w:rPr>
        <w:t>: Future versions could use deep learning models (e.g., YOLO/Omni</w:t>
      </w:r>
      <w:r w:rsidR="0003217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motion) for improved detection.</w:t>
      </w:r>
    </w:p>
    <w:p w14:paraId="4845A63D" w14:textId="77777777" w:rsidR="00641B59"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Real-time Processing</w:t>
      </w:r>
      <w:r>
        <w:rPr>
          <w:rFonts w:ascii="Times New Roman" w:eastAsia="Times New Roman" w:hAnsi="Times New Roman" w:cs="Times New Roman"/>
          <w:color w:val="000000"/>
          <w:sz w:val="24"/>
          <w:szCs w:val="24"/>
        </w:rPr>
        <w:t>: Integrating GPU acceleration for live tracking.</w:t>
      </w:r>
    </w:p>
    <w:p w14:paraId="330748C7" w14:textId="1D889E24" w:rsidR="00641B59"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Advanced Contact Analysis</w:t>
      </w:r>
      <w:r>
        <w:rPr>
          <w:rFonts w:ascii="Times New Roman" w:eastAsia="Times New Roman" w:hAnsi="Times New Roman" w:cs="Times New Roman"/>
          <w:color w:val="000000"/>
          <w:sz w:val="24"/>
          <w:szCs w:val="24"/>
        </w:rPr>
        <w:t>: Incorporating material science properties for deformation mode</w:t>
      </w:r>
      <w:r w:rsidR="0003217F">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z w:val="24"/>
          <w:szCs w:val="24"/>
        </w:rPr>
        <w:t>ling.</w:t>
      </w:r>
    </w:p>
    <w:p w14:paraId="397FD33C" w14:textId="77777777" w:rsidR="00641B59" w:rsidRDefault="00000000">
      <w:pPr>
        <w:pStyle w:val="Heading2"/>
        <w:spacing w:before="0" w:line="360" w:lineRule="auto"/>
        <w:rPr>
          <w:color w:val="000000"/>
          <w:sz w:val="28"/>
          <w:szCs w:val="28"/>
        </w:rPr>
      </w:pPr>
      <w:r>
        <w:rPr>
          <w:color w:val="000000"/>
          <w:sz w:val="28"/>
          <w:szCs w:val="28"/>
        </w:rPr>
        <w:t>8. Summary and Next Steps</w:t>
      </w:r>
    </w:p>
    <w:p w14:paraId="77D76F92" w14:textId="77777777" w:rsidR="00641B59"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system successfully tracks the deformation of a football and provides detailed contact analysis. Future enhancements will focus on improving detection accuracy, incorporating real-time processing, and expanding the system for different surfaces and impact angles.</w:t>
      </w:r>
    </w:p>
    <w:p w14:paraId="1EE03EE2" w14:textId="77777777" w:rsidR="00641B59" w:rsidRDefault="00000000">
      <w:pPr>
        <w:pStyle w:val="Heading3"/>
        <w:spacing w:before="0" w:line="360" w:lineRule="auto"/>
        <w:rPr>
          <w:color w:val="000000"/>
          <w:sz w:val="24"/>
          <w:szCs w:val="24"/>
        </w:rPr>
      </w:pPr>
      <w:r>
        <w:rPr>
          <w:color w:val="000000"/>
          <w:sz w:val="24"/>
          <w:szCs w:val="24"/>
        </w:rPr>
        <w:t>Next Steps</w:t>
      </w:r>
    </w:p>
    <w:p w14:paraId="1BD92DE9" w14:textId="77777777" w:rsidR="00641B59" w:rsidRDefault="00000000">
      <w:pPr>
        <w:numPr>
          <w:ilvl w:val="0"/>
          <w:numId w:val="9"/>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Improve the </w:t>
      </w:r>
      <w:r>
        <w:rPr>
          <w:rFonts w:ascii="Times New Roman" w:eastAsia="Times New Roman" w:hAnsi="Times New Roman" w:cs="Times New Roman"/>
          <w:b/>
          <w:color w:val="000000"/>
          <w:sz w:val="24"/>
          <w:szCs w:val="24"/>
        </w:rPr>
        <w:t>stability of circle detection</w:t>
      </w:r>
      <w:r>
        <w:rPr>
          <w:rFonts w:ascii="Times New Roman" w:eastAsia="Times New Roman" w:hAnsi="Times New Roman" w:cs="Times New Roman"/>
          <w:color w:val="000000"/>
          <w:sz w:val="24"/>
          <w:szCs w:val="24"/>
        </w:rPr>
        <w:t>.</w:t>
      </w:r>
    </w:p>
    <w:p w14:paraId="75C2F3E5" w14:textId="77777777" w:rsidR="00641B59" w:rsidRDefault="00000000">
      <w:pPr>
        <w:numPr>
          <w:ilvl w:val="0"/>
          <w:numId w:val="9"/>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Extend the system to analyze different football materials.</w:t>
      </w:r>
    </w:p>
    <w:p w14:paraId="5313977E" w14:textId="77777777" w:rsidR="00641B59" w:rsidRDefault="00000000">
      <w:pPr>
        <w:numPr>
          <w:ilvl w:val="0"/>
          <w:numId w:val="9"/>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the results with high-speed camera footage.</w:t>
      </w:r>
    </w:p>
    <w:p w14:paraId="31A7ADFE" w14:textId="77777777" w:rsidR="00641B59" w:rsidRDefault="00000000">
      <w:pPr>
        <w:pStyle w:val="Heading2"/>
        <w:spacing w:before="0" w:line="360" w:lineRule="auto"/>
        <w:rPr>
          <w:color w:val="000000"/>
        </w:rPr>
      </w:pPr>
      <w:r>
        <w:rPr>
          <w:color w:val="000000"/>
        </w:rPr>
        <w:t>9. Sample Processed Frames</w:t>
      </w:r>
    </w:p>
    <w:p w14:paraId="08CAAE5C" w14:textId="77777777" w:rsidR="00641B59" w:rsidRDefault="00000000">
      <w:pPr>
        <w:pStyle w:val="Heading4"/>
        <w:spacing w:before="0" w:line="360" w:lineRule="auto"/>
        <w:rPr>
          <w:color w:val="000000"/>
          <w:sz w:val="24"/>
          <w:szCs w:val="24"/>
        </w:rPr>
      </w:pPr>
      <w:r>
        <w:rPr>
          <w:color w:val="000000"/>
          <w:sz w:val="24"/>
          <w:szCs w:val="24"/>
        </w:rPr>
        <w:t>Frame 1522: Initial Detection</w:t>
      </w:r>
    </w:p>
    <w:p w14:paraId="628FC507" w14:textId="77777777" w:rsidR="00641B59" w:rsidRDefault="00000000">
      <w:r>
        <w:rPr>
          <w:noProof/>
        </w:rPr>
        <w:drawing>
          <wp:inline distT="0" distB="0" distL="0" distR="0" wp14:anchorId="5FC19CC9" wp14:editId="21A8A755">
            <wp:extent cx="4127500" cy="3149600"/>
            <wp:effectExtent l="0" t="0" r="0" b="0"/>
            <wp:docPr id="2047993545" name="image14.png" descr="A black and white background with a blue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black and white background with a blue circle&#10;&#10;AI-generated content may be incorrect."/>
                    <pic:cNvPicPr preferRelativeResize="0"/>
                  </pic:nvPicPr>
                  <pic:blipFill>
                    <a:blip r:embed="rId19"/>
                    <a:srcRect b="58249"/>
                    <a:stretch>
                      <a:fillRect/>
                    </a:stretch>
                  </pic:blipFill>
                  <pic:spPr>
                    <a:xfrm>
                      <a:off x="0" y="0"/>
                      <a:ext cx="4127500" cy="3149600"/>
                    </a:xfrm>
                    <a:prstGeom prst="rect">
                      <a:avLst/>
                    </a:prstGeom>
                    <a:ln/>
                  </pic:spPr>
                </pic:pic>
              </a:graphicData>
            </a:graphic>
          </wp:inline>
        </w:drawing>
      </w:r>
      <w:r>
        <w:rPr>
          <w:noProof/>
        </w:rPr>
        <w:drawing>
          <wp:inline distT="0" distB="0" distL="0" distR="0" wp14:anchorId="5E283953" wp14:editId="482C1000">
            <wp:extent cx="4127500" cy="317500"/>
            <wp:effectExtent l="0" t="0" r="0" b="0"/>
            <wp:docPr id="2047993546" name="image14.png" descr="A black and white background with a blue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black and white background with a blue circle&#10;&#10;AI-generated content may be incorrect."/>
                    <pic:cNvPicPr preferRelativeResize="0"/>
                  </pic:nvPicPr>
                  <pic:blipFill>
                    <a:blip r:embed="rId19"/>
                    <a:srcRect t="95791"/>
                    <a:stretch>
                      <a:fillRect/>
                    </a:stretch>
                  </pic:blipFill>
                  <pic:spPr>
                    <a:xfrm>
                      <a:off x="0" y="0"/>
                      <a:ext cx="4127500" cy="317500"/>
                    </a:xfrm>
                    <a:prstGeom prst="rect">
                      <a:avLst/>
                    </a:prstGeom>
                    <a:ln/>
                  </pic:spPr>
                </pic:pic>
              </a:graphicData>
            </a:graphic>
          </wp:inline>
        </w:drawing>
      </w:r>
    </w:p>
    <w:p w14:paraId="408693EE" w14:textId="77777777" w:rsidR="00641B59" w:rsidRDefault="00000000">
      <w:r>
        <w:t>=============================================================</w:t>
      </w:r>
    </w:p>
    <w:p w14:paraId="05E5EB01" w14:textId="77777777" w:rsidR="00641B59" w:rsidRDefault="00000000">
      <w:pPr>
        <w:pStyle w:val="Heading4"/>
        <w:spacing w:before="0" w:line="360" w:lineRule="auto"/>
        <w:rPr>
          <w:color w:val="000000"/>
          <w:sz w:val="24"/>
          <w:szCs w:val="24"/>
        </w:rPr>
      </w:pPr>
      <w:r>
        <w:rPr>
          <w:color w:val="000000"/>
          <w:sz w:val="24"/>
          <w:szCs w:val="24"/>
        </w:rPr>
        <w:lastRenderedPageBreak/>
        <w:t>Frame 1581: Contact Detected</w:t>
      </w:r>
    </w:p>
    <w:p w14:paraId="60753B29" w14:textId="77777777" w:rsidR="00641B59" w:rsidRDefault="00000000">
      <w:pPr>
        <w:pStyle w:val="Heading4"/>
        <w:spacing w:before="0" w:line="360" w:lineRule="auto"/>
        <w:ind w:firstLine="720"/>
        <w:rPr>
          <w:color w:val="000000"/>
        </w:rPr>
      </w:pPr>
      <w:r>
        <w:rPr>
          <w:noProof/>
          <w:color w:val="000000"/>
        </w:rPr>
        <w:drawing>
          <wp:inline distT="0" distB="0" distL="0" distR="0" wp14:anchorId="5D6EAA96" wp14:editId="79932D7B">
            <wp:extent cx="4826000" cy="2844800"/>
            <wp:effectExtent l="0" t="0" r="0" b="0"/>
            <wp:docPr id="2047993547" name="image5.png" descr="A black and white background with a circle and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black and white background with a circle and colored lines&#10;&#10;AI-generated content may be incorrect."/>
                    <pic:cNvPicPr preferRelativeResize="0"/>
                  </pic:nvPicPr>
                  <pic:blipFill>
                    <a:blip r:embed="rId20"/>
                    <a:srcRect l="-1" r="-1604" b="62226"/>
                    <a:stretch>
                      <a:fillRect/>
                    </a:stretch>
                  </pic:blipFill>
                  <pic:spPr>
                    <a:xfrm>
                      <a:off x="0" y="0"/>
                      <a:ext cx="4826000" cy="2844800"/>
                    </a:xfrm>
                    <a:prstGeom prst="rect">
                      <a:avLst/>
                    </a:prstGeom>
                    <a:ln/>
                  </pic:spPr>
                </pic:pic>
              </a:graphicData>
            </a:graphic>
          </wp:inline>
        </w:drawing>
      </w:r>
      <w:r>
        <w:rPr>
          <w:noProof/>
          <w:color w:val="000000"/>
        </w:rPr>
        <w:drawing>
          <wp:inline distT="0" distB="0" distL="0" distR="0" wp14:anchorId="1E44C497" wp14:editId="4F36A6E7">
            <wp:extent cx="4749800" cy="482600"/>
            <wp:effectExtent l="0" t="0" r="0" b="0"/>
            <wp:docPr id="2047993548" name="image5.png" descr="A black and white background with a circle and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black and white background with a circle and colored lines&#10;&#10;AI-generated content may be incorrect."/>
                    <pic:cNvPicPr preferRelativeResize="0"/>
                  </pic:nvPicPr>
                  <pic:blipFill>
                    <a:blip r:embed="rId20"/>
                    <a:srcRect t="93592"/>
                    <a:stretch>
                      <a:fillRect/>
                    </a:stretch>
                  </pic:blipFill>
                  <pic:spPr>
                    <a:xfrm>
                      <a:off x="0" y="0"/>
                      <a:ext cx="4749800" cy="482600"/>
                    </a:xfrm>
                    <a:prstGeom prst="rect">
                      <a:avLst/>
                    </a:prstGeom>
                    <a:ln/>
                  </pic:spPr>
                </pic:pic>
              </a:graphicData>
            </a:graphic>
          </wp:inline>
        </w:drawing>
      </w:r>
    </w:p>
    <w:p w14:paraId="0C6B7DC6" w14:textId="77777777" w:rsidR="00641B59" w:rsidRDefault="00000000">
      <w:r>
        <w:t>=============================================================</w:t>
      </w:r>
    </w:p>
    <w:p w14:paraId="12C4BB4C" w14:textId="77777777" w:rsidR="00641B59" w:rsidRDefault="00000000">
      <w:pPr>
        <w:pStyle w:val="Heading4"/>
        <w:spacing w:before="0" w:line="360" w:lineRule="auto"/>
        <w:rPr>
          <w:color w:val="000000"/>
          <w:sz w:val="24"/>
          <w:szCs w:val="24"/>
        </w:rPr>
      </w:pPr>
      <w:r>
        <w:rPr>
          <w:color w:val="000000"/>
          <w:sz w:val="24"/>
          <w:szCs w:val="24"/>
        </w:rPr>
        <w:t>Frame 1616: Maximum Deformation</w:t>
      </w:r>
    </w:p>
    <w:p w14:paraId="20520616" w14:textId="77777777" w:rsidR="00641B59" w:rsidRDefault="00000000">
      <w:r>
        <w:rPr>
          <w:noProof/>
        </w:rPr>
        <w:drawing>
          <wp:inline distT="0" distB="0" distL="0" distR="0" wp14:anchorId="7EADC1C8" wp14:editId="6AF01C00">
            <wp:extent cx="4851400" cy="2895600"/>
            <wp:effectExtent l="0" t="0" r="0" b="0"/>
            <wp:docPr id="2047993549" name="image13.png" descr="A black and white background with a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black and white background with a circle&#10;&#10;AI-generated content may be incorrect."/>
                    <pic:cNvPicPr preferRelativeResize="0"/>
                  </pic:nvPicPr>
                  <pic:blipFill>
                    <a:blip r:embed="rId21"/>
                    <a:srcRect b="62063"/>
                    <a:stretch>
                      <a:fillRect/>
                    </a:stretch>
                  </pic:blipFill>
                  <pic:spPr>
                    <a:xfrm>
                      <a:off x="0" y="0"/>
                      <a:ext cx="4851400" cy="2895600"/>
                    </a:xfrm>
                    <a:prstGeom prst="rect">
                      <a:avLst/>
                    </a:prstGeom>
                    <a:ln/>
                  </pic:spPr>
                </pic:pic>
              </a:graphicData>
            </a:graphic>
          </wp:inline>
        </w:drawing>
      </w:r>
      <w:r>
        <w:rPr>
          <w:noProof/>
        </w:rPr>
        <w:drawing>
          <wp:inline distT="0" distB="0" distL="0" distR="0" wp14:anchorId="186F2011" wp14:editId="7A2DED96">
            <wp:extent cx="4851400" cy="546100"/>
            <wp:effectExtent l="0" t="0" r="0" b="0"/>
            <wp:docPr id="2047993550" name="image13.png" descr="A black and white background with a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black and white background with a circle&#10;&#10;AI-generated content may be incorrect."/>
                    <pic:cNvPicPr preferRelativeResize="0"/>
                  </pic:nvPicPr>
                  <pic:blipFill>
                    <a:blip r:embed="rId21"/>
                    <a:srcRect t="92845"/>
                    <a:stretch>
                      <a:fillRect/>
                    </a:stretch>
                  </pic:blipFill>
                  <pic:spPr>
                    <a:xfrm>
                      <a:off x="0" y="0"/>
                      <a:ext cx="4851400" cy="546100"/>
                    </a:xfrm>
                    <a:prstGeom prst="rect">
                      <a:avLst/>
                    </a:prstGeom>
                    <a:ln/>
                  </pic:spPr>
                </pic:pic>
              </a:graphicData>
            </a:graphic>
          </wp:inline>
        </w:drawing>
      </w:r>
    </w:p>
    <w:p w14:paraId="05C04BAB" w14:textId="77777777" w:rsidR="00641B59" w:rsidRDefault="00000000">
      <w:r>
        <w:t>=============================================================</w:t>
      </w:r>
    </w:p>
    <w:p w14:paraId="3D239226" w14:textId="77777777" w:rsidR="00641B59" w:rsidRDefault="00000000">
      <w:pPr>
        <w:pStyle w:val="Heading4"/>
        <w:spacing w:before="0" w:line="360" w:lineRule="auto"/>
        <w:rPr>
          <w:color w:val="000000"/>
          <w:sz w:val="24"/>
          <w:szCs w:val="24"/>
        </w:rPr>
      </w:pPr>
      <w:r>
        <w:rPr>
          <w:color w:val="000000"/>
          <w:sz w:val="24"/>
          <w:szCs w:val="24"/>
        </w:rPr>
        <w:lastRenderedPageBreak/>
        <w:t>Frame 1633: Ball Returns to Original Shape</w:t>
      </w:r>
    </w:p>
    <w:p w14:paraId="18AA8A08" w14:textId="77777777" w:rsidR="00641B59" w:rsidRDefault="00000000">
      <w:pPr>
        <w:pBdr>
          <w:bottom w:val="double" w:sz="6" w:space="1" w:color="auto"/>
        </w:pBdr>
        <w:spacing w:after="0" w:line="360" w:lineRule="auto"/>
        <w:rPr>
          <w:color w:val="000000"/>
        </w:rPr>
      </w:pPr>
      <w:r>
        <w:rPr>
          <w:noProof/>
          <w:color w:val="000000"/>
        </w:rPr>
        <w:drawing>
          <wp:inline distT="0" distB="0" distL="0" distR="0" wp14:anchorId="4F008349" wp14:editId="61B961A8">
            <wp:extent cx="4076700" cy="3086100"/>
            <wp:effectExtent l="0" t="0" r="0" b="0"/>
            <wp:docPr id="2047993551" name="image4.png" descr="A black and blue circle with green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black and blue circle with green lines&#10;&#10;AI-generated content may be incorrect."/>
                    <pic:cNvPicPr preferRelativeResize="0"/>
                  </pic:nvPicPr>
                  <pic:blipFill>
                    <a:blip r:embed="rId22"/>
                    <a:srcRect b="59634"/>
                    <a:stretch>
                      <a:fillRect/>
                    </a:stretch>
                  </pic:blipFill>
                  <pic:spPr>
                    <a:xfrm>
                      <a:off x="0" y="0"/>
                      <a:ext cx="4076700" cy="3086100"/>
                    </a:xfrm>
                    <a:prstGeom prst="rect">
                      <a:avLst/>
                    </a:prstGeom>
                    <a:ln/>
                  </pic:spPr>
                </pic:pic>
              </a:graphicData>
            </a:graphic>
          </wp:inline>
        </w:drawing>
      </w:r>
      <w:r>
        <w:rPr>
          <w:noProof/>
          <w:color w:val="000000"/>
        </w:rPr>
        <w:drawing>
          <wp:inline distT="0" distB="0" distL="0" distR="0" wp14:anchorId="1FE45794" wp14:editId="160091AC">
            <wp:extent cx="4076700" cy="279400"/>
            <wp:effectExtent l="0" t="0" r="0" b="0"/>
            <wp:docPr id="2047993531" name="image4.png" descr="A black and blue circle with green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black and blue circle with green lines&#10;&#10;AI-generated content may be incorrect."/>
                    <pic:cNvPicPr preferRelativeResize="0"/>
                  </pic:nvPicPr>
                  <pic:blipFill>
                    <a:blip r:embed="rId22"/>
                    <a:srcRect t="96346"/>
                    <a:stretch>
                      <a:fillRect/>
                    </a:stretch>
                  </pic:blipFill>
                  <pic:spPr>
                    <a:xfrm>
                      <a:off x="0" y="0"/>
                      <a:ext cx="4076700" cy="279400"/>
                    </a:xfrm>
                    <a:prstGeom prst="rect">
                      <a:avLst/>
                    </a:prstGeom>
                    <a:ln/>
                  </pic:spPr>
                </pic:pic>
              </a:graphicData>
            </a:graphic>
          </wp:inline>
        </w:drawing>
      </w:r>
    </w:p>
    <w:p w14:paraId="6E9A85ED" w14:textId="77777777" w:rsidR="009B01C3" w:rsidRDefault="009B01C3"/>
    <w:p w14:paraId="7DEC4779" w14:textId="58EABDAA" w:rsidR="009B01C3" w:rsidRPr="009B01C3" w:rsidRDefault="009B01C3">
      <w:pPr>
        <w:rPr>
          <w:b/>
          <w:bCs/>
          <w:sz w:val="36"/>
          <w:szCs w:val="36"/>
          <w:u w:val="single"/>
        </w:rPr>
      </w:pPr>
      <w:r w:rsidRPr="009B01C3">
        <w:rPr>
          <w:b/>
          <w:bCs/>
          <w:sz w:val="36"/>
          <w:szCs w:val="36"/>
          <w:u w:val="single"/>
        </w:rPr>
        <w:t xml:space="preserve">DROP 1 MIN VS MAX VALUE </w:t>
      </w:r>
    </w:p>
    <w:p w14:paraId="484D95DC" w14:textId="20A5E0FF" w:rsidR="009B01C3" w:rsidRDefault="009B01C3">
      <w:r w:rsidRPr="009B01C3">
        <w:drawing>
          <wp:inline distT="0" distB="0" distL="0" distR="0" wp14:anchorId="16B5549B" wp14:editId="2D080F56">
            <wp:extent cx="2257740" cy="676369"/>
            <wp:effectExtent l="0" t="0" r="9525" b="9525"/>
            <wp:docPr id="15363696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69691" name="Picture 1" descr="A black text on a white background&#10;&#10;AI-generated content may be incorrect."/>
                    <pic:cNvPicPr/>
                  </pic:nvPicPr>
                  <pic:blipFill>
                    <a:blip r:embed="rId23"/>
                    <a:stretch>
                      <a:fillRect/>
                    </a:stretch>
                  </pic:blipFill>
                  <pic:spPr>
                    <a:xfrm>
                      <a:off x="0" y="0"/>
                      <a:ext cx="2257740" cy="676369"/>
                    </a:xfrm>
                    <a:prstGeom prst="rect">
                      <a:avLst/>
                    </a:prstGeom>
                  </pic:spPr>
                </pic:pic>
              </a:graphicData>
            </a:graphic>
          </wp:inline>
        </w:drawing>
      </w:r>
    </w:p>
    <w:p w14:paraId="21F77F00" w14:textId="77777777" w:rsidR="009B01C3" w:rsidRDefault="009B01C3"/>
    <w:p w14:paraId="7D0F986D" w14:textId="21997FF2" w:rsidR="009B01C3" w:rsidRPr="009B01C3" w:rsidRDefault="009B01C3" w:rsidP="009B01C3">
      <w:pPr>
        <w:rPr>
          <w:b/>
          <w:bCs/>
          <w:sz w:val="36"/>
          <w:szCs w:val="36"/>
          <w:u w:val="single"/>
        </w:rPr>
      </w:pPr>
      <w:r w:rsidRPr="009B01C3">
        <w:rPr>
          <w:b/>
          <w:bCs/>
          <w:sz w:val="36"/>
          <w:szCs w:val="36"/>
          <w:u w:val="single"/>
        </w:rPr>
        <w:t xml:space="preserve">DROP </w:t>
      </w:r>
      <w:r>
        <w:rPr>
          <w:b/>
          <w:bCs/>
          <w:sz w:val="36"/>
          <w:szCs w:val="36"/>
          <w:u w:val="single"/>
        </w:rPr>
        <w:t>2</w:t>
      </w:r>
      <w:r w:rsidRPr="009B01C3">
        <w:rPr>
          <w:b/>
          <w:bCs/>
          <w:sz w:val="36"/>
          <w:szCs w:val="36"/>
          <w:u w:val="single"/>
        </w:rPr>
        <w:t xml:space="preserve"> MIN VS MAX VALUE </w:t>
      </w:r>
    </w:p>
    <w:p w14:paraId="6D633225" w14:textId="62FF1029" w:rsidR="009B01C3" w:rsidRDefault="009B01C3">
      <w:r w:rsidRPr="009B01C3">
        <w:drawing>
          <wp:inline distT="0" distB="0" distL="0" distR="0" wp14:anchorId="0C5845DD" wp14:editId="21F6E347">
            <wp:extent cx="2314898" cy="733527"/>
            <wp:effectExtent l="0" t="0" r="9525" b="9525"/>
            <wp:docPr id="21447626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2603" name="Picture 1" descr="A black text on a white background&#10;&#10;AI-generated content may be incorrect."/>
                    <pic:cNvPicPr/>
                  </pic:nvPicPr>
                  <pic:blipFill>
                    <a:blip r:embed="rId24"/>
                    <a:stretch>
                      <a:fillRect/>
                    </a:stretch>
                  </pic:blipFill>
                  <pic:spPr>
                    <a:xfrm>
                      <a:off x="0" y="0"/>
                      <a:ext cx="2314898" cy="733527"/>
                    </a:xfrm>
                    <a:prstGeom prst="rect">
                      <a:avLst/>
                    </a:prstGeom>
                  </pic:spPr>
                </pic:pic>
              </a:graphicData>
            </a:graphic>
          </wp:inline>
        </w:drawing>
      </w:r>
    </w:p>
    <w:p w14:paraId="1E41ED6A" w14:textId="77777777" w:rsidR="009B01C3" w:rsidRDefault="009B01C3"/>
    <w:p w14:paraId="6EC968F6" w14:textId="36081DCD" w:rsidR="009B01C3" w:rsidRPr="009B01C3" w:rsidRDefault="009B01C3" w:rsidP="009B01C3">
      <w:pPr>
        <w:rPr>
          <w:b/>
          <w:bCs/>
          <w:sz w:val="36"/>
          <w:szCs w:val="36"/>
          <w:u w:val="single"/>
        </w:rPr>
      </w:pPr>
      <w:r w:rsidRPr="009B01C3">
        <w:rPr>
          <w:b/>
          <w:bCs/>
          <w:sz w:val="36"/>
          <w:szCs w:val="36"/>
          <w:u w:val="single"/>
        </w:rPr>
        <w:t xml:space="preserve">DROP </w:t>
      </w:r>
      <w:r>
        <w:rPr>
          <w:b/>
          <w:bCs/>
          <w:sz w:val="36"/>
          <w:szCs w:val="36"/>
          <w:u w:val="single"/>
        </w:rPr>
        <w:t>3</w:t>
      </w:r>
      <w:r w:rsidRPr="009B01C3">
        <w:rPr>
          <w:b/>
          <w:bCs/>
          <w:sz w:val="36"/>
          <w:szCs w:val="36"/>
          <w:u w:val="single"/>
        </w:rPr>
        <w:t xml:space="preserve"> MIN VS MAX VALUE </w:t>
      </w:r>
    </w:p>
    <w:p w14:paraId="72CAF296" w14:textId="3D526C46" w:rsidR="009B01C3" w:rsidRDefault="009B01C3">
      <w:r w:rsidRPr="009B01C3">
        <w:drawing>
          <wp:inline distT="0" distB="0" distL="0" distR="0" wp14:anchorId="1E1097C4" wp14:editId="3F8DF07D">
            <wp:extent cx="2238687" cy="733527"/>
            <wp:effectExtent l="0" t="0" r="9525" b="9525"/>
            <wp:docPr id="155010144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01447" name="Picture 1" descr="A black text on a white background&#10;&#10;AI-generated content may be incorrect."/>
                    <pic:cNvPicPr/>
                  </pic:nvPicPr>
                  <pic:blipFill>
                    <a:blip r:embed="rId25"/>
                    <a:stretch>
                      <a:fillRect/>
                    </a:stretch>
                  </pic:blipFill>
                  <pic:spPr>
                    <a:xfrm>
                      <a:off x="0" y="0"/>
                      <a:ext cx="2238687" cy="733527"/>
                    </a:xfrm>
                    <a:prstGeom prst="rect">
                      <a:avLst/>
                    </a:prstGeom>
                  </pic:spPr>
                </pic:pic>
              </a:graphicData>
            </a:graphic>
          </wp:inline>
        </w:drawing>
      </w:r>
    </w:p>
    <w:p w14:paraId="3AF9C1EB" w14:textId="1A686F87" w:rsidR="009B01C3" w:rsidRDefault="009B01C3">
      <w:pPr>
        <w:rPr>
          <w:b/>
          <w:bCs/>
          <w:sz w:val="28"/>
          <w:szCs w:val="28"/>
          <w:u w:val="single"/>
        </w:rPr>
      </w:pPr>
      <w:r w:rsidRPr="009B01C3">
        <w:rPr>
          <w:b/>
          <w:bCs/>
          <w:sz w:val="28"/>
          <w:szCs w:val="28"/>
          <w:u w:val="single"/>
        </w:rPr>
        <w:lastRenderedPageBreak/>
        <w:t>COMPARISION</w:t>
      </w:r>
      <w:r w:rsidR="001015CD">
        <w:rPr>
          <w:b/>
          <w:bCs/>
          <w:sz w:val="28"/>
          <w:szCs w:val="28"/>
          <w:u w:val="single"/>
        </w:rPr>
        <w:t xml:space="preserve"> GRAPHS</w:t>
      </w:r>
      <w:r w:rsidRPr="009B01C3">
        <w:rPr>
          <w:b/>
          <w:bCs/>
          <w:sz w:val="28"/>
          <w:szCs w:val="28"/>
          <w:u w:val="single"/>
        </w:rPr>
        <w:t xml:space="preserve"> BETWEEN 3 DROPS </w:t>
      </w:r>
    </w:p>
    <w:p w14:paraId="017CD00F" w14:textId="26750D84" w:rsidR="001015CD" w:rsidRDefault="00FD6278">
      <w:pPr>
        <w:rPr>
          <w:b/>
          <w:bCs/>
          <w:sz w:val="28"/>
          <w:szCs w:val="28"/>
          <w:u w:val="single"/>
        </w:rPr>
      </w:pPr>
      <w:r>
        <w:rPr>
          <w:noProof/>
        </w:rPr>
        <w:drawing>
          <wp:inline distT="0" distB="0" distL="0" distR="0" wp14:anchorId="49BD8566" wp14:editId="5EDE2B18">
            <wp:extent cx="5486400" cy="2724785"/>
            <wp:effectExtent l="0" t="0" r="0" b="0"/>
            <wp:docPr id="924499181" name="Picture 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99181" name="Picture 3" descr="A graph with lines and number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724785"/>
                    </a:xfrm>
                    <a:prstGeom prst="rect">
                      <a:avLst/>
                    </a:prstGeom>
                    <a:noFill/>
                    <a:ln>
                      <a:noFill/>
                    </a:ln>
                  </pic:spPr>
                </pic:pic>
              </a:graphicData>
            </a:graphic>
          </wp:inline>
        </w:drawing>
      </w:r>
    </w:p>
    <w:p w14:paraId="5684B259" w14:textId="77777777" w:rsidR="00601903" w:rsidRDefault="00601903">
      <w:pPr>
        <w:rPr>
          <w:b/>
          <w:bCs/>
          <w:sz w:val="28"/>
          <w:szCs w:val="28"/>
          <w:u w:val="single"/>
        </w:rPr>
      </w:pPr>
    </w:p>
    <w:p w14:paraId="09E92051" w14:textId="7B3C2EFA" w:rsidR="00601903" w:rsidRPr="009B01C3" w:rsidRDefault="00FD6278">
      <w:pPr>
        <w:rPr>
          <w:b/>
          <w:bCs/>
          <w:sz w:val="28"/>
          <w:szCs w:val="28"/>
          <w:u w:val="single"/>
        </w:rPr>
      </w:pPr>
      <w:r>
        <w:rPr>
          <w:noProof/>
        </w:rPr>
        <w:drawing>
          <wp:inline distT="0" distB="0" distL="0" distR="0" wp14:anchorId="18ED4425" wp14:editId="27F43691">
            <wp:extent cx="5486400" cy="2724785"/>
            <wp:effectExtent l="0" t="0" r="0" b="0"/>
            <wp:docPr id="2104174357" name="Picture 2"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74357" name="Picture 2" descr="A graph showing a line graph&#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724785"/>
                    </a:xfrm>
                    <a:prstGeom prst="rect">
                      <a:avLst/>
                    </a:prstGeom>
                    <a:noFill/>
                    <a:ln>
                      <a:noFill/>
                    </a:ln>
                  </pic:spPr>
                </pic:pic>
              </a:graphicData>
            </a:graphic>
          </wp:inline>
        </w:drawing>
      </w:r>
    </w:p>
    <w:sectPr w:rsidR="00601903" w:rsidRPr="009B01C3">
      <w:pgSz w:w="12240" w:h="15840"/>
      <w:pgMar w:top="558"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B7BAEE1-809C-40DC-A54C-513947DFF8C8}"/>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FF5686A-C441-4C6C-A52C-B7EE37B74B96}"/>
    <w:embedBold r:id="rId3" w:fontKey="{CA0B80A8-7FE8-49C8-B3B2-A6169533850A}"/>
    <w:embedItalic r:id="rId4" w:fontKey="{703256E0-E459-4DF0-B3D3-6D33A41CCCA6}"/>
    <w:embedBoldItalic r:id="rId5" w:fontKey="{BA1F84F5-6485-421C-92FB-FDDD34CBE2CA}"/>
  </w:font>
  <w:font w:name="Calibri">
    <w:panose1 w:val="020F0502020204030204"/>
    <w:charset w:val="00"/>
    <w:family w:val="swiss"/>
    <w:pitch w:val="variable"/>
    <w:sig w:usb0="E4002EFF" w:usb1="C000247B" w:usb2="00000009" w:usb3="00000000" w:csb0="000001FF" w:csb1="00000000"/>
    <w:embedRegular r:id="rId6" w:fontKey="{FD9F40B9-8637-47EA-BE54-8634A9E30E47}"/>
    <w:embedBold r:id="rId7" w:fontKey="{1C1AB82C-DE92-484A-A3C9-E272A5686D38}"/>
    <w:embedItalic r:id="rId8" w:fontKey="{B951CC1A-96D8-4F8E-9C67-5D5FF368736A}"/>
    <w:embedBoldItalic r:id="rId9" w:fontKey="{D101A3E2-2F44-4948-8455-EBAA42FAADC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B8D"/>
    <w:multiLevelType w:val="multilevel"/>
    <w:tmpl w:val="9D008E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CD703F"/>
    <w:multiLevelType w:val="multilevel"/>
    <w:tmpl w:val="D396E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B2C6920"/>
    <w:multiLevelType w:val="multilevel"/>
    <w:tmpl w:val="6C0EB924"/>
    <w:lvl w:ilvl="0">
      <w:start w:val="1"/>
      <w:numFmt w:val="decimal"/>
      <w:pStyle w:val="ListBullet"/>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6146A1B"/>
    <w:multiLevelType w:val="multilevel"/>
    <w:tmpl w:val="D9A88FDC"/>
    <w:lvl w:ilvl="0">
      <w:start w:val="1"/>
      <w:numFmt w:val="bullet"/>
      <w:pStyle w:val="ListNumber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0B76392"/>
    <w:multiLevelType w:val="multilevel"/>
    <w:tmpl w:val="6A34DEEE"/>
    <w:lvl w:ilvl="0">
      <w:start w:val="1"/>
      <w:numFmt w:val="bullet"/>
      <w:pStyle w:val="ListNumber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355FDD"/>
    <w:multiLevelType w:val="multilevel"/>
    <w:tmpl w:val="EBF82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D904056"/>
    <w:multiLevelType w:val="multilevel"/>
    <w:tmpl w:val="C3FACC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01F0837"/>
    <w:multiLevelType w:val="multilevel"/>
    <w:tmpl w:val="B15A4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70F2D95"/>
    <w:multiLevelType w:val="multilevel"/>
    <w:tmpl w:val="CD5A9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1242F3"/>
    <w:multiLevelType w:val="multilevel"/>
    <w:tmpl w:val="4BD6D18C"/>
    <w:lvl w:ilvl="0">
      <w:start w:val="1"/>
      <w:numFmt w:val="bullet"/>
      <w:pStyle w:val="ListBullet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E913A72"/>
    <w:multiLevelType w:val="multilevel"/>
    <w:tmpl w:val="C060B4A0"/>
    <w:lvl w:ilvl="0">
      <w:start w:val="1"/>
      <w:numFmt w:val="bullet"/>
      <w:pStyle w:val="ListNumber"/>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6ED3364"/>
    <w:multiLevelType w:val="multilevel"/>
    <w:tmpl w:val="6C742A1A"/>
    <w:lvl w:ilvl="0">
      <w:start w:val="1"/>
      <w:numFmt w:val="bullet"/>
      <w:pStyle w:val="ListBullet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A79450E"/>
    <w:multiLevelType w:val="multilevel"/>
    <w:tmpl w:val="C37E3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46061462">
    <w:abstractNumId w:val="2"/>
  </w:num>
  <w:num w:numId="2" w16cid:durableId="375353470">
    <w:abstractNumId w:val="9"/>
  </w:num>
  <w:num w:numId="3" w16cid:durableId="1420176147">
    <w:abstractNumId w:val="11"/>
  </w:num>
  <w:num w:numId="4" w16cid:durableId="1909531859">
    <w:abstractNumId w:val="6"/>
  </w:num>
  <w:num w:numId="5" w16cid:durableId="1788936541">
    <w:abstractNumId w:val="10"/>
  </w:num>
  <w:num w:numId="6" w16cid:durableId="1013872594">
    <w:abstractNumId w:val="4"/>
  </w:num>
  <w:num w:numId="7" w16cid:durableId="946887473">
    <w:abstractNumId w:val="3"/>
  </w:num>
  <w:num w:numId="8" w16cid:durableId="520054434">
    <w:abstractNumId w:val="8"/>
  </w:num>
  <w:num w:numId="9" w16cid:durableId="1557429346">
    <w:abstractNumId w:val="1"/>
  </w:num>
  <w:num w:numId="10" w16cid:durableId="822937010">
    <w:abstractNumId w:val="12"/>
  </w:num>
  <w:num w:numId="11" w16cid:durableId="400444322">
    <w:abstractNumId w:val="7"/>
  </w:num>
  <w:num w:numId="12" w16cid:durableId="1845583650">
    <w:abstractNumId w:val="5"/>
  </w:num>
  <w:num w:numId="13" w16cid:durableId="1431586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B59"/>
    <w:rsid w:val="0003217F"/>
    <w:rsid w:val="001015CD"/>
    <w:rsid w:val="00601903"/>
    <w:rsid w:val="00641B59"/>
    <w:rsid w:val="009B01C3"/>
    <w:rsid w:val="009F750A"/>
    <w:rsid w:val="00D57F34"/>
    <w:rsid w:val="00FD62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BB2CE"/>
  <w15:docId w15:val="{6E563944-1C4D-4DFE-99A0-2000F6D7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AU"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13E2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13E28"/>
    <w:rPr>
      <w:rFonts w:ascii="Courier New" w:eastAsia="Times New Roman" w:hAnsi="Courier New" w:cs="Courier New"/>
      <w:sz w:val="20"/>
      <w:szCs w:val="20"/>
    </w:rPr>
  </w:style>
  <w:style w:type="table" w:styleId="PlainTable2">
    <w:name w:val="Plain Table 2"/>
    <w:basedOn w:val="TableNormal"/>
    <w:uiPriority w:val="99"/>
    <w:rsid w:val="001233E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233E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233E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1233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99"/>
    <w:rsid w:val="001233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9"/>
    <w:rsid w:val="00347A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97D94"/>
    <w:pPr>
      <w:spacing w:after="0" w:line="240" w:lineRule="auto"/>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bsrGYlYffRLxoWcUrzTVJd5uw==">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Lekwa, George (Student)</cp:lastModifiedBy>
  <cp:revision>3</cp:revision>
  <dcterms:created xsi:type="dcterms:W3CDTF">2025-03-23T13:27:00Z</dcterms:created>
  <dcterms:modified xsi:type="dcterms:W3CDTF">2025-03-23T13:37:00Z</dcterms:modified>
</cp:coreProperties>
</file>